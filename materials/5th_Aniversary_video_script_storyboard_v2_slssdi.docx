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CA1727" w14:textId="66007D38" w:rsidR="00CC39C8" w:rsidRDefault="00CC39C8" w:rsidP="00CC39C8">
      <w:pPr>
        <w:rPr>
          <w:lang w:eastAsia="zh-TW"/>
        </w:rPr>
      </w:pPr>
      <w:r>
        <w:rPr>
          <w:rFonts w:hint="eastAsia"/>
          <w:lang w:eastAsia="zh-TW"/>
        </w:rPr>
        <w:t>空間數據實驗室五周年宣傳片講稿</w:t>
      </w:r>
      <w:r w:rsidR="00744D49">
        <w:rPr>
          <w:lang w:eastAsia="zh-TW"/>
        </w:rPr>
        <w:t xml:space="preserve"> for Social Media in </w:t>
      </w:r>
      <w:r w:rsidR="00744D49" w:rsidRPr="00744D49">
        <w:rPr>
          <w:rFonts w:hint="eastAsia"/>
          <w:lang w:eastAsia="zh-TW"/>
        </w:rPr>
        <w:t>輕鬆口吻</w:t>
      </w:r>
      <w:r>
        <w:rPr>
          <w:rFonts w:hint="eastAsia"/>
          <w:lang w:eastAsia="zh-TW"/>
        </w:rPr>
        <w:t>（</w:t>
      </w:r>
      <w:r>
        <w:rPr>
          <w:lang w:eastAsia="zh-TW"/>
        </w:rPr>
        <w:t>2mins</w:t>
      </w:r>
      <w:r>
        <w:rPr>
          <w:rFonts w:hint="eastAsia"/>
          <w:lang w:eastAsia="zh-TW"/>
        </w:rPr>
        <w:t>）</w:t>
      </w:r>
    </w:p>
    <w:p w14:paraId="55A42224" w14:textId="7DA4E1A6" w:rsidR="00CC39C8" w:rsidRDefault="00CC39C8" w:rsidP="00CC39C8">
      <w:pPr>
        <w:pStyle w:val="1"/>
        <w:rPr>
          <w:lang w:eastAsia="zh-TW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6151"/>
        <w:gridCol w:w="4305"/>
      </w:tblGrid>
      <w:tr w:rsidR="00B94F69" w14:paraId="789C7AD2" w14:textId="77777777" w:rsidTr="486374AE">
        <w:tc>
          <w:tcPr>
            <w:tcW w:w="6658" w:type="dxa"/>
          </w:tcPr>
          <w:p w14:paraId="48A639AB" w14:textId="40334E83" w:rsidR="00B94F69" w:rsidRDefault="00B94F69" w:rsidP="00B94F69">
            <w:r>
              <w:t>script</w:t>
            </w:r>
          </w:p>
        </w:tc>
        <w:tc>
          <w:tcPr>
            <w:tcW w:w="3798" w:type="dxa"/>
          </w:tcPr>
          <w:p w14:paraId="2BFF34E2" w14:textId="54D3D5E6" w:rsidR="00B94F69" w:rsidRDefault="00B94F69" w:rsidP="00A43B3C">
            <w:pPr>
              <w:rPr>
                <w:noProof/>
              </w:rPr>
            </w:pPr>
            <w:r>
              <w:rPr>
                <w:noProof/>
              </w:rPr>
              <w:t>Story board</w:t>
            </w:r>
          </w:p>
        </w:tc>
      </w:tr>
      <w:tr w:rsidR="00B94F69" w14:paraId="52666336" w14:textId="77777777" w:rsidTr="486374AE">
        <w:tc>
          <w:tcPr>
            <w:tcW w:w="6658" w:type="dxa"/>
          </w:tcPr>
          <w:p w14:paraId="5832A4B2" w14:textId="4F4517E8" w:rsidR="00744D49" w:rsidRDefault="00744D49" w:rsidP="00B94F69">
            <w:pPr>
              <w:rPr>
                <w:b/>
                <w:bCs/>
                <w:u w:val="single"/>
              </w:rPr>
            </w:pPr>
            <w:r w:rsidRPr="00744D49">
              <w:rPr>
                <w:rFonts w:hint="eastAsia"/>
                <w:b/>
                <w:bCs/>
                <w:u w:val="single"/>
              </w:rPr>
              <w:t>Session 1</w:t>
            </w:r>
            <w:r w:rsidRPr="00744D49">
              <w:rPr>
                <w:rFonts w:hint="eastAsia"/>
                <w:b/>
                <w:bCs/>
                <w:u w:val="single"/>
              </w:rPr>
              <w:t>｜五周年</w:t>
            </w:r>
          </w:p>
          <w:p w14:paraId="53AFB93C" w14:textId="77777777" w:rsidR="006000A5" w:rsidRPr="00744D49" w:rsidRDefault="006000A5" w:rsidP="00B94F69">
            <w:pPr>
              <w:rPr>
                <w:b/>
                <w:bCs/>
                <w:u w:val="single"/>
              </w:rPr>
            </w:pPr>
          </w:p>
          <w:p w14:paraId="7667498F" w14:textId="57590644" w:rsidR="00B94F69" w:rsidRDefault="00226A5D" w:rsidP="00B94F69">
            <w:ins w:id="0" w:author="SDO" w:date="2026-07-24T09:56:00Z">
              <w:r w:rsidRPr="00226A5D">
                <w:rPr>
                  <w:rFonts w:asciiTheme="minorEastAsia" w:hAnsiTheme="minorEastAsia" w:hint="eastAsia"/>
                  <w:rPrChange w:id="1" w:author="SDO" w:date="2026-07-24T09:57:00Z">
                    <w:rPr>
                      <w:rFonts w:hint="eastAsia"/>
                    </w:rPr>
                  </w:rPrChange>
                </w:rPr>
                <w:t>大家好</w:t>
              </w:r>
            </w:ins>
            <w:ins w:id="2" w:author="SDO" w:date="2026-07-24T09:57:00Z">
              <w:r w:rsidRPr="486374AE">
                <w:rPr>
                  <w:lang w:eastAsia="zh-TW"/>
                </w:rPr>
                <w:t>，</w:t>
              </w:r>
            </w:ins>
            <w:ins w:id="3" w:author="SDO" w:date="2026-07-24T09:56:00Z">
              <w:r w:rsidRPr="00226A5D">
                <w:rPr>
                  <w:rFonts w:asciiTheme="minorEastAsia" w:hAnsiTheme="minorEastAsia" w:hint="eastAsia"/>
                  <w:rPrChange w:id="4" w:author="SDO" w:date="2026-07-24T09:57:00Z">
                    <w:rPr>
                      <w:rFonts w:hint="eastAsia"/>
                    </w:rPr>
                  </w:rPrChange>
                </w:rPr>
                <w:t>我係</w:t>
              </w:r>
              <w:proofErr w:type="spellStart"/>
              <w:r w:rsidRPr="00226A5D">
                <w:rPr>
                  <w:rFonts w:asciiTheme="minorEastAsia" w:hAnsiTheme="minorEastAsia"/>
                  <w:rPrChange w:id="5" w:author="SDO" w:date="2026-07-24T09:57:00Z">
                    <w:rPr/>
                  </w:rPrChange>
                </w:rPr>
                <w:t>GeoFun</w:t>
              </w:r>
              <w:proofErr w:type="spellEnd"/>
              <w:r w:rsidRPr="00226A5D">
                <w:rPr>
                  <w:rFonts w:asciiTheme="minorEastAsia" w:hAnsiTheme="minorEastAsia"/>
                  <w:rPrChange w:id="6" w:author="SDO" w:date="2026-07-24T09:57:00Z">
                    <w:rPr/>
                  </w:rPrChange>
                </w:rPr>
                <w:t xml:space="preserve"> </w:t>
              </w:r>
              <w:r w:rsidRPr="00226A5D">
                <w:rPr>
                  <w:rFonts w:asciiTheme="minorEastAsia" w:hAnsiTheme="minorEastAsia" w:hint="eastAsia"/>
                  <w:rPrChange w:id="7" w:author="SDO" w:date="2026-07-24T09:57:00Z">
                    <w:rPr>
                      <w:rFonts w:hint="eastAsia"/>
                    </w:rPr>
                  </w:rPrChange>
                </w:rPr>
                <w:t>地理</w:t>
              </w:r>
            </w:ins>
            <w:r w:rsidR="00B94F69" w:rsidRPr="00226A5D">
              <w:rPr>
                <w:rFonts w:asciiTheme="minorEastAsia" w:hAnsiTheme="minorEastAsia" w:hint="eastAsia"/>
                <w:rPrChange w:id="8" w:author="SDO" w:date="2026-07-24T09:57:00Z">
                  <w:rPr>
                    <w:rFonts w:hint="eastAsia"/>
                  </w:rPr>
                </w:rPrChange>
              </w:rPr>
              <w:t>空間</w:t>
            </w:r>
            <w:del w:id="9" w:author="SDO" w:date="2026-07-24T09:56:00Z">
              <w:r w:rsidR="00B94F69" w:rsidRPr="00226A5D" w:rsidDel="00226A5D">
                <w:rPr>
                  <w:rFonts w:asciiTheme="minorEastAsia" w:hAnsiTheme="minorEastAsia" w:hint="eastAsia"/>
                  <w:rPrChange w:id="10" w:author="SDO" w:date="2026-07-24T09:57:00Z">
                    <w:rPr>
                      <w:rFonts w:hint="eastAsia"/>
                    </w:rPr>
                  </w:rPrChange>
                </w:rPr>
                <w:delText>數據</w:delText>
              </w:r>
            </w:del>
            <w:r w:rsidR="00B94F69" w:rsidRPr="00226A5D">
              <w:rPr>
                <w:rFonts w:asciiTheme="minorEastAsia" w:hAnsiTheme="minorEastAsia" w:hint="eastAsia"/>
                <w:rPrChange w:id="11" w:author="SDO" w:date="2026-07-24T09:57:00Z">
                  <w:rPr>
                    <w:rFonts w:hint="eastAsia"/>
                  </w:rPr>
                </w:rPrChange>
              </w:rPr>
              <w:t>實驗室（</w:t>
            </w:r>
            <w:r w:rsidR="00B94F69" w:rsidRPr="00226A5D">
              <w:rPr>
                <w:rFonts w:asciiTheme="minorEastAsia" w:hAnsiTheme="minorEastAsia" w:hint="eastAsia"/>
                <w:rPrChange w:id="12" w:author="SDO" w:date="2026-07-24T09:57:00Z">
                  <w:rPr>
                    <w:rFonts w:hint="eastAsia"/>
                  </w:rPr>
                </w:rPrChange>
              </w:rPr>
              <w:t>Geo</w:t>
            </w:r>
            <w:del w:id="13" w:author="SDO" w:date="2026-07-24T09:57:00Z">
              <w:r w:rsidR="00B94F69" w:rsidRPr="00226A5D" w:rsidDel="00226A5D">
                <w:rPr>
                  <w:rFonts w:asciiTheme="minorEastAsia" w:hAnsiTheme="minorEastAsia" w:hint="eastAsia"/>
                  <w:rPrChange w:id="14" w:author="SDO" w:date="2026-07-24T09:57:00Z">
                    <w:rPr>
                      <w:rFonts w:hint="eastAsia"/>
                    </w:rPr>
                  </w:rPrChange>
                </w:rPr>
                <w:delText>spatial</w:delText>
              </w:r>
            </w:del>
            <w:r w:rsidR="00B94F69" w:rsidRPr="00226A5D">
              <w:rPr>
                <w:rFonts w:asciiTheme="minorEastAsia" w:hAnsiTheme="minorEastAsia" w:hint="eastAsia"/>
                <w:rPrChange w:id="15" w:author="SDO" w:date="2026-07-24T09:57:00Z">
                  <w:rPr>
                    <w:rFonts w:hint="eastAsia"/>
                  </w:rPr>
                </w:rPrChange>
              </w:rPr>
              <w:t xml:space="preserve"> Lab</w:t>
            </w:r>
            <w:r w:rsidR="00B94F69" w:rsidRPr="00226A5D">
              <w:rPr>
                <w:rFonts w:asciiTheme="minorEastAsia" w:hAnsiTheme="minorEastAsia" w:hint="eastAsia"/>
                <w:rPrChange w:id="16" w:author="SDO" w:date="2026-07-24T09:57:00Z">
                  <w:rPr>
                    <w:rFonts w:hint="eastAsia"/>
                  </w:rPr>
                </w:rPrChange>
              </w:rPr>
              <w:t>）</w:t>
            </w:r>
            <w:r w:rsidR="00744D49" w:rsidRPr="00226A5D">
              <w:rPr>
                <w:rFonts w:asciiTheme="minorEastAsia" w:hAnsiTheme="minorEastAsia" w:hint="eastAsia"/>
                <w:rPrChange w:id="17" w:author="SDO" w:date="2026-07-24T09:57:00Z">
                  <w:rPr>
                    <w:rFonts w:hint="eastAsia"/>
                  </w:rPr>
                </w:rPrChange>
              </w:rPr>
              <w:t>由</w:t>
            </w:r>
            <w:r w:rsidR="00B94F69" w:rsidRPr="00226A5D">
              <w:rPr>
                <w:rFonts w:asciiTheme="minorEastAsia" w:hAnsiTheme="minorEastAsia" w:hint="eastAsia"/>
                <w:rPrChange w:id="18" w:author="SDO" w:date="2026-07-24T09:57:00Z">
                  <w:rPr>
                    <w:rFonts w:hint="eastAsia"/>
                  </w:rPr>
                </w:rPrChange>
              </w:rPr>
              <w:t>2021</w:t>
            </w:r>
            <w:r w:rsidR="00B94F69" w:rsidRPr="00226A5D">
              <w:rPr>
                <w:rFonts w:asciiTheme="minorEastAsia" w:hAnsiTheme="minorEastAsia" w:hint="eastAsia"/>
                <w:rPrChange w:id="19" w:author="SDO" w:date="2026-07-24T09:57:00Z">
                  <w:rPr>
                    <w:rFonts w:hint="eastAsia"/>
                  </w:rPr>
                </w:rPrChange>
              </w:rPr>
              <w:t>年成立</w:t>
            </w:r>
            <w:r w:rsidR="00744D49" w:rsidRPr="00226A5D">
              <w:rPr>
                <w:rFonts w:asciiTheme="minorEastAsia" w:hAnsiTheme="minorEastAsia" w:hint="eastAsia"/>
                <w:rPrChange w:id="20" w:author="SDO" w:date="2026-07-24T09:57:00Z">
                  <w:rPr>
                    <w:rFonts w:hint="eastAsia"/>
                  </w:rPr>
                </w:rPrChange>
              </w:rPr>
              <w:t>到而家</w:t>
            </w:r>
            <w:r w:rsidR="00B94F69" w:rsidRPr="00226A5D">
              <w:rPr>
                <w:rFonts w:asciiTheme="minorEastAsia" w:hAnsiTheme="minorEastAsia" w:hint="eastAsia"/>
                <w:rPrChange w:id="21" w:author="SDO" w:date="2026-07-24T09:57:00Z">
                  <w:rPr>
                    <w:rFonts w:hint="eastAsia"/>
                  </w:rPr>
                </w:rPrChange>
              </w:rPr>
              <w:t>，已經踏入五周年</w:t>
            </w:r>
            <w:r w:rsidR="00744D49" w:rsidRPr="00226A5D">
              <w:rPr>
                <w:rFonts w:asciiTheme="minorEastAsia" w:hAnsiTheme="minorEastAsia" w:hint="eastAsia"/>
                <w:rPrChange w:id="22" w:author="SDO" w:date="2026-07-24T09:57:00Z">
                  <w:rPr>
                    <w:rFonts w:hint="eastAsia"/>
                  </w:rPr>
                </w:rPrChange>
              </w:rPr>
              <w:t>啦</w:t>
            </w:r>
            <w:r w:rsidR="00B94F69">
              <w:rPr>
                <w:rFonts w:hint="eastAsia"/>
              </w:rPr>
              <w:t>。</w:t>
            </w:r>
          </w:p>
          <w:p w14:paraId="737DEF07" w14:textId="77777777" w:rsidR="00B94F69" w:rsidRDefault="00B94F69" w:rsidP="00B94F69"/>
          <w:p w14:paraId="486E4ADA" w14:textId="77777777" w:rsidR="00B94F69" w:rsidRDefault="00B94F69" w:rsidP="00744D49">
            <w:pPr>
              <w:rPr>
                <w:noProof/>
                <w:lang w:eastAsia="zh-TW"/>
              </w:rPr>
            </w:pPr>
          </w:p>
        </w:tc>
        <w:tc>
          <w:tcPr>
            <w:tcW w:w="3798" w:type="dxa"/>
          </w:tcPr>
          <w:p w14:paraId="4961BB6B" w14:textId="320A1903" w:rsidR="00B94F69" w:rsidRDefault="00B94F69" w:rsidP="00A43B3C">
            <w:r>
              <w:rPr>
                <w:noProof/>
              </w:rPr>
              <w:drawing>
                <wp:inline distT="0" distB="0" distL="0" distR="0" wp14:anchorId="3AC39AD5" wp14:editId="10B78481">
                  <wp:extent cx="2596551" cy="1453750"/>
                  <wp:effectExtent l="0" t="0" r="0" b="0"/>
                  <wp:docPr id="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9154" cy="145520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C995BDF" w14:textId="3BD0BF03" w:rsidR="00B94F69" w:rsidRDefault="00B94F69" w:rsidP="00A43B3C">
            <w:r>
              <w:t xml:space="preserve"> </w:t>
            </w:r>
          </w:p>
        </w:tc>
      </w:tr>
      <w:tr w:rsidR="00B94F69" w14:paraId="44B8B6C0" w14:textId="77777777" w:rsidTr="486374AE">
        <w:tc>
          <w:tcPr>
            <w:tcW w:w="6658" w:type="dxa"/>
          </w:tcPr>
          <w:p w14:paraId="124EA8D2" w14:textId="77777777" w:rsidR="00B94F69" w:rsidRDefault="00B94F69" w:rsidP="00B94F69">
            <w:pPr>
              <w:rPr>
                <w:lang w:eastAsia="zh-TW"/>
              </w:rPr>
            </w:pPr>
            <w:r w:rsidRPr="00CC39C8">
              <w:rPr>
                <w:rFonts w:hint="eastAsia"/>
                <w:b/>
                <w:bCs/>
                <w:u w:val="single"/>
                <w:lang w:eastAsia="zh-TW"/>
              </w:rPr>
              <w:t>Session 2</w:t>
            </w:r>
            <w:r w:rsidRPr="00CC39C8">
              <w:rPr>
                <w:rFonts w:hint="eastAsia"/>
                <w:b/>
                <w:bCs/>
                <w:u w:val="single"/>
                <w:lang w:eastAsia="zh-TW"/>
              </w:rPr>
              <w:t>｜宣布活動主題</w:t>
            </w:r>
            <w:r w:rsidRPr="00CC39C8">
              <w:rPr>
                <w:rFonts w:hint="eastAsia"/>
                <w:lang w:eastAsia="zh-TW"/>
              </w:rPr>
              <w:t>（</w:t>
            </w:r>
            <w:r w:rsidRPr="00CC39C8">
              <w:rPr>
                <w:lang w:eastAsia="zh-TW"/>
              </w:rPr>
              <w:t>~</w:t>
            </w:r>
            <w:r>
              <w:rPr>
                <w:lang w:eastAsia="zh-TW"/>
              </w:rPr>
              <w:t>1</w:t>
            </w:r>
            <w:r w:rsidRPr="00CC39C8">
              <w:rPr>
                <w:rFonts w:hint="eastAsia"/>
                <w:lang w:eastAsia="zh-TW"/>
              </w:rPr>
              <w:t>0</w:t>
            </w:r>
            <w:r w:rsidRPr="00CC39C8">
              <w:rPr>
                <w:lang w:eastAsia="zh-TW"/>
              </w:rPr>
              <w:t>s</w:t>
            </w:r>
            <w:r w:rsidRPr="00CC39C8">
              <w:rPr>
                <w:rFonts w:hint="eastAsia"/>
                <w:lang w:eastAsia="zh-TW"/>
              </w:rPr>
              <w:t>）</w:t>
            </w:r>
          </w:p>
          <w:p w14:paraId="7A3304DE" w14:textId="77777777" w:rsidR="00B94F69" w:rsidRDefault="00B94F69" w:rsidP="00B94F69">
            <w:pPr>
              <w:rPr>
                <w:lang w:eastAsia="zh-TW"/>
              </w:rPr>
            </w:pPr>
          </w:p>
          <w:p w14:paraId="69369D6B" w14:textId="3756E672" w:rsidR="00B94F69" w:rsidRDefault="00B94F69" w:rsidP="00B94F69">
            <w:pPr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嚟緊，</w:t>
            </w:r>
            <w:proofErr w:type="spellStart"/>
            <w:r w:rsidR="00D72079">
              <w:rPr>
                <w:lang w:eastAsia="zh-TW"/>
              </w:rPr>
              <w:t>GeoLab</w:t>
            </w:r>
            <w:proofErr w:type="spellEnd"/>
            <w:r>
              <w:rPr>
                <w:rFonts w:hint="eastAsia"/>
                <w:lang w:eastAsia="zh-TW"/>
              </w:rPr>
              <w:t>將</w:t>
            </w:r>
            <w:r w:rsidR="00744D49" w:rsidRPr="00744D49">
              <w:rPr>
                <w:rFonts w:hint="eastAsia"/>
                <w:lang w:eastAsia="zh-TW"/>
              </w:rPr>
              <w:t>會</w:t>
            </w:r>
            <w:r>
              <w:rPr>
                <w:rFonts w:hint="eastAsia"/>
                <w:lang w:eastAsia="zh-TW"/>
              </w:rPr>
              <w:t>推出一系列</w:t>
            </w:r>
            <w:del w:id="23" w:author="SDO" w:date="2026-07-24T09:58:00Z">
              <w:r w:rsidDel="00226A5D">
                <w:rPr>
                  <w:rFonts w:hint="eastAsia"/>
                  <w:lang w:eastAsia="zh-TW"/>
                </w:rPr>
                <w:delText>圍繞空間智慧</w:delText>
              </w:r>
            </w:del>
            <w:r>
              <w:rPr>
                <w:rFonts w:hint="eastAsia"/>
                <w:lang w:eastAsia="zh-TW"/>
              </w:rPr>
              <w:t>嘅活動黎慶祝我哋嘅五週年，</w:t>
            </w:r>
            <w:ins w:id="24" w:author="SDO" w:date="2026-07-24T09:59:00Z">
              <w:r w:rsidR="00226A5D" w:rsidRPr="00226A5D">
                <w:rPr>
                  <w:rFonts w:hint="eastAsia"/>
                  <w:lang w:eastAsia="zh-TW"/>
                </w:rPr>
                <w:t>首先登場係五個主題嘅硏討會</w:t>
              </w:r>
              <w:r w:rsidR="00226A5D">
                <w:rPr>
                  <w:rFonts w:hint="eastAsia"/>
                  <w:lang w:eastAsia="zh-TW"/>
                </w:rPr>
                <w:t>，</w:t>
              </w:r>
            </w:ins>
            <w:r>
              <w:rPr>
                <w:rFonts w:hint="eastAsia"/>
                <w:lang w:eastAsia="zh-TW"/>
              </w:rPr>
              <w:t>主題</w:t>
            </w:r>
            <w:r w:rsidR="006000A5" w:rsidRPr="006000A5">
              <w:rPr>
                <w:rFonts w:hint="eastAsia"/>
                <w:lang w:eastAsia="zh-TW"/>
              </w:rPr>
              <w:t>包括</w:t>
            </w:r>
            <w:r>
              <w:rPr>
                <w:rFonts w:hint="eastAsia"/>
                <w:lang w:eastAsia="zh-TW"/>
              </w:rPr>
              <w:t>——</w:t>
            </w:r>
          </w:p>
          <w:p w14:paraId="0CDA6DA5" w14:textId="3C0CC38D" w:rsidR="00647E89" w:rsidRDefault="00DE1BBD" w:rsidP="00B94F69">
            <w:pPr>
              <w:pStyle w:val="a9"/>
              <w:numPr>
                <w:ilvl w:val="0"/>
                <w:numId w:val="1"/>
              </w:numPr>
              <w:rPr>
                <w:lang w:eastAsia="zh-TW"/>
              </w:rPr>
            </w:pPr>
            <w:ins w:id="25" w:author="SDO" w:date="2026-07-24T10:07:00Z">
              <w:r w:rsidRPr="00DE1BBD">
                <w:rPr>
                  <w:rFonts w:hint="eastAsia"/>
                  <w:lang w:eastAsia="zh-TW"/>
                </w:rPr>
                <w:t>AI</w:t>
              </w:r>
              <w:r w:rsidRPr="00DE1BBD">
                <w:rPr>
                  <w:rFonts w:hint="eastAsia"/>
                  <w:lang w:eastAsia="zh-TW"/>
                </w:rPr>
                <w:t>人工智能應用</w:t>
              </w:r>
            </w:ins>
            <w:del w:id="26" w:author="SDO" w:date="2026-07-24T10:07:00Z">
              <w:r w:rsidR="00B94F69" w:rsidRPr="00647E89" w:rsidDel="00DE1BBD">
                <w:rPr>
                  <w:rFonts w:hint="eastAsia"/>
                  <w:lang w:eastAsia="zh-TW"/>
                </w:rPr>
                <w:delText>空間數據融合人工智能</w:delText>
              </w:r>
            </w:del>
            <w:r w:rsidR="00B94F69">
              <w:rPr>
                <w:lang w:eastAsia="zh-TW"/>
              </w:rPr>
              <w:t>,</w:t>
            </w:r>
          </w:p>
          <w:p w14:paraId="35D8A625" w14:textId="0F418B46" w:rsidR="00647E89" w:rsidRDefault="00DE1BBD" w:rsidP="00B94F69">
            <w:pPr>
              <w:pStyle w:val="a9"/>
              <w:numPr>
                <w:ilvl w:val="0"/>
                <w:numId w:val="1"/>
              </w:numPr>
              <w:rPr>
                <w:lang w:eastAsia="zh-TW"/>
              </w:rPr>
            </w:pPr>
            <w:ins w:id="27" w:author="SDO" w:date="2026-07-24T10:08:00Z">
              <w:r w:rsidRPr="00DE1BBD">
                <w:rPr>
                  <w:rFonts w:hint="eastAsia"/>
                  <w:lang w:eastAsia="zh-TW"/>
                </w:rPr>
                <w:t>太空科技</w:t>
              </w:r>
              <w:r w:rsidRPr="0001573F">
                <w:rPr>
                  <w:rFonts w:hint="eastAsia"/>
                  <w:lang w:eastAsia="zh-TW"/>
                </w:rPr>
                <w:t>與</w:t>
              </w:r>
            </w:ins>
            <w:del w:id="28" w:author="SDO" w:date="2026-07-24T10:08:00Z">
              <w:r w:rsidR="00B94F69" w:rsidRPr="00AF62B9" w:rsidDel="00DE1BBD">
                <w:rPr>
                  <w:rFonts w:hint="eastAsia"/>
                  <w:lang w:eastAsia="zh-TW"/>
                </w:rPr>
                <w:delText>航天</w:delText>
              </w:r>
              <w:r w:rsidR="00B94F69" w:rsidRPr="00AF62B9" w:rsidDel="00DE1BBD">
                <w:rPr>
                  <w:rFonts w:hint="eastAsia"/>
                  <w:lang w:eastAsia="zh-TW"/>
                </w:rPr>
                <w:delText>/</w:delText>
              </w:r>
            </w:del>
            <w:r w:rsidR="00B94F69" w:rsidRPr="00AF62B9">
              <w:rPr>
                <w:rFonts w:hint="eastAsia"/>
                <w:lang w:eastAsia="zh-TW"/>
              </w:rPr>
              <w:t>衛星</w:t>
            </w:r>
            <w:ins w:id="29" w:author="SDO" w:date="2026-07-24T10:09:00Z">
              <w:r w:rsidRPr="00DE1BBD">
                <w:rPr>
                  <w:rFonts w:hint="eastAsia"/>
                  <w:lang w:eastAsia="zh-TW"/>
                </w:rPr>
                <w:t>定位</w:t>
              </w:r>
            </w:ins>
            <w:r w:rsidR="00B94F69">
              <w:rPr>
                <w:lang w:eastAsia="zh-TW"/>
              </w:rPr>
              <w:t>,</w:t>
            </w:r>
          </w:p>
          <w:p w14:paraId="3C0E49A0" w14:textId="33C16C76" w:rsidR="00647E89" w:rsidRDefault="00B94F69" w:rsidP="00B94F69">
            <w:pPr>
              <w:pStyle w:val="a9"/>
              <w:numPr>
                <w:ilvl w:val="0"/>
                <w:numId w:val="1"/>
              </w:numPr>
              <w:rPr>
                <w:lang w:eastAsia="zh-TW"/>
              </w:rPr>
            </w:pPr>
            <w:r w:rsidRPr="00AF62B9">
              <w:rPr>
                <w:rFonts w:hint="eastAsia"/>
                <w:lang w:eastAsia="zh-TW"/>
              </w:rPr>
              <w:t>空間歷史</w:t>
            </w:r>
            <w:ins w:id="30" w:author="SDO" w:date="2026-07-24T10:08:00Z">
              <w:r w:rsidR="00DE1BBD" w:rsidRPr="00DE1BBD">
                <w:rPr>
                  <w:rFonts w:hint="eastAsia"/>
                  <w:lang w:eastAsia="zh-TW"/>
                </w:rPr>
                <w:t>探索</w:t>
              </w:r>
            </w:ins>
            <w:r>
              <w:rPr>
                <w:lang w:eastAsia="zh-TW"/>
              </w:rPr>
              <w:t xml:space="preserve">, </w:t>
            </w:r>
          </w:p>
          <w:p w14:paraId="1A3CFF2E" w14:textId="148DBC94" w:rsidR="00647E89" w:rsidRDefault="00B94F69" w:rsidP="00B94F69">
            <w:pPr>
              <w:pStyle w:val="a9"/>
              <w:numPr>
                <w:ilvl w:val="0"/>
                <w:numId w:val="1"/>
              </w:numPr>
              <w:rPr>
                <w:lang w:eastAsia="zh-TW"/>
              </w:rPr>
            </w:pPr>
            <w:r w:rsidRPr="0001573F">
              <w:rPr>
                <w:rFonts w:hint="eastAsia"/>
                <w:lang w:eastAsia="zh-TW"/>
              </w:rPr>
              <w:t>運動與動感城市</w:t>
            </w:r>
            <w:r>
              <w:rPr>
                <w:lang w:eastAsia="zh-TW"/>
              </w:rPr>
              <w:t xml:space="preserve">, </w:t>
            </w:r>
          </w:p>
          <w:p w14:paraId="6F42130B" w14:textId="045DBB40" w:rsidR="00B94F69" w:rsidRDefault="00DE1BBD" w:rsidP="00B94F69">
            <w:pPr>
              <w:pStyle w:val="a9"/>
              <w:numPr>
                <w:ilvl w:val="0"/>
                <w:numId w:val="1"/>
              </w:numPr>
              <w:rPr>
                <w:lang w:eastAsia="zh-TW"/>
              </w:rPr>
            </w:pPr>
            <w:ins w:id="31" w:author="SDO" w:date="2026-07-24T10:08:00Z">
              <w:r w:rsidRPr="00DE1BBD">
                <w:rPr>
                  <w:rFonts w:hint="eastAsia"/>
                  <w:lang w:eastAsia="zh-TW"/>
                </w:rPr>
                <w:t>社會服務改善</w:t>
              </w:r>
            </w:ins>
            <w:del w:id="32" w:author="SDO" w:date="2026-07-24T10:09:00Z">
              <w:r w:rsidR="00B94F69" w:rsidRPr="002B5428" w:rsidDel="00DE1BBD">
                <w:rPr>
                  <w:rFonts w:hint="eastAsia"/>
                  <w:lang w:eastAsia="zh-TW"/>
                </w:rPr>
                <w:delText>共融社區</w:delText>
              </w:r>
            </w:del>
          </w:p>
          <w:p w14:paraId="6B089E5F" w14:textId="77777777" w:rsidR="00B94F69" w:rsidRDefault="00B94F69" w:rsidP="00B94F69">
            <w:pPr>
              <w:rPr>
                <w:lang w:eastAsia="zh-TW"/>
              </w:rPr>
            </w:pPr>
          </w:p>
        </w:tc>
        <w:tc>
          <w:tcPr>
            <w:tcW w:w="3798" w:type="dxa"/>
          </w:tcPr>
          <w:p w14:paraId="2F3A1A53" w14:textId="431DD7C3" w:rsidR="00B94F69" w:rsidRDefault="00744D49" w:rsidP="00B94F69">
            <w:pPr>
              <w:rPr>
                <w:lang w:eastAsia="zh-TW"/>
              </w:rPr>
            </w:pPr>
            <w:r>
              <w:rPr>
                <w:lang w:eastAsia="zh-TW"/>
              </w:rPr>
              <w:t>Pop up</w:t>
            </w:r>
            <w:r w:rsidR="00B94F69">
              <w:rPr>
                <w:lang w:eastAsia="zh-TW"/>
              </w:rPr>
              <w:t xml:space="preserve"> the five theme </w:t>
            </w:r>
          </w:p>
          <w:p w14:paraId="6310A942" w14:textId="0FC8AAE6" w:rsidR="00B94F69" w:rsidRDefault="00B94F69" w:rsidP="00B94F69">
            <w:pPr>
              <w:rPr>
                <w:lang w:eastAsia="zh-TW"/>
              </w:rPr>
            </w:pPr>
          </w:p>
          <w:p w14:paraId="44B09108" w14:textId="0FB5558C" w:rsidR="00B94F69" w:rsidRDefault="64A8E384" w:rsidP="486374AE">
            <w:r>
              <w:rPr>
                <w:noProof/>
              </w:rPr>
              <w:drawing>
                <wp:inline distT="0" distB="0" distL="0" distR="0" wp14:anchorId="592DCBDC" wp14:editId="7D916184">
                  <wp:extent cx="2581275" cy="1971675"/>
                  <wp:effectExtent l="0" t="0" r="0" b="0"/>
                  <wp:docPr id="1574070109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4070109" name="Picture 1574070109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1275" cy="1971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94F69" w14:paraId="55B603D5" w14:textId="77777777" w:rsidTr="486374AE">
        <w:tc>
          <w:tcPr>
            <w:tcW w:w="6658" w:type="dxa"/>
          </w:tcPr>
          <w:p w14:paraId="7CE212AA" w14:textId="3545A955" w:rsidR="00D56F1F" w:rsidRDefault="00D56F1F" w:rsidP="00B94F69">
            <w:pPr>
              <w:rPr>
                <w:lang w:eastAsia="zh-TW"/>
              </w:rPr>
            </w:pPr>
            <w:r w:rsidRPr="00CC39C8">
              <w:rPr>
                <w:rFonts w:hint="eastAsia"/>
                <w:b/>
                <w:bCs/>
                <w:u w:val="single"/>
                <w:lang w:eastAsia="zh-TW"/>
              </w:rPr>
              <w:t>Session 3</w:t>
            </w:r>
            <w:proofErr w:type="gramStart"/>
            <w:r w:rsidRPr="00CC39C8">
              <w:rPr>
                <w:rFonts w:hint="eastAsia"/>
                <w:b/>
                <w:bCs/>
                <w:u w:val="single"/>
                <w:lang w:eastAsia="zh-TW"/>
              </w:rPr>
              <w:t>｜</w:t>
            </w:r>
            <w:proofErr w:type="gramEnd"/>
            <w:r w:rsidRPr="00CC39C8">
              <w:rPr>
                <w:rFonts w:hint="eastAsia"/>
                <w:b/>
                <w:bCs/>
                <w:u w:val="single"/>
                <w:lang w:eastAsia="zh-TW"/>
              </w:rPr>
              <w:t>主題</w:t>
            </w:r>
            <w:proofErr w:type="gramStart"/>
            <w:r w:rsidRPr="00CC39C8">
              <w:rPr>
                <w:rFonts w:hint="eastAsia"/>
                <w:b/>
                <w:bCs/>
                <w:u w:val="single"/>
                <w:lang w:eastAsia="zh-TW"/>
              </w:rPr>
              <w:t>一</w:t>
            </w:r>
            <w:proofErr w:type="gramEnd"/>
            <w:r w:rsidRPr="00CC39C8">
              <w:rPr>
                <w:rFonts w:hint="eastAsia"/>
                <w:b/>
                <w:bCs/>
                <w:u w:val="single"/>
                <w:lang w:eastAsia="zh-TW"/>
              </w:rPr>
              <w:t>：</w:t>
            </w:r>
            <w:ins w:id="33" w:author="SDO" w:date="2026-07-24T10:15:00Z">
              <w:r w:rsidR="001F1128" w:rsidRPr="00DE1BBD">
                <w:rPr>
                  <w:rFonts w:hint="eastAsia"/>
                  <w:lang w:eastAsia="zh-TW"/>
                </w:rPr>
                <w:t>AI</w:t>
              </w:r>
              <w:r w:rsidR="001F1128" w:rsidRPr="00DE1BBD">
                <w:rPr>
                  <w:rFonts w:hint="eastAsia"/>
                  <w:lang w:eastAsia="zh-TW"/>
                </w:rPr>
                <w:t>人工智能應用</w:t>
              </w:r>
            </w:ins>
            <w:del w:id="34" w:author="SDO" w:date="2026-07-24T10:15:00Z">
              <w:r w:rsidRPr="0035299C" w:rsidDel="001F1128">
                <w:rPr>
                  <w:rFonts w:hint="eastAsia"/>
                  <w:b/>
                  <w:bCs/>
                  <w:u w:val="single"/>
                  <w:lang w:eastAsia="zh-TW"/>
                </w:rPr>
                <w:delText>空間數據融合人工智能</w:delText>
              </w:r>
            </w:del>
            <w:r w:rsidRPr="00CC39C8">
              <w:rPr>
                <w:rFonts w:hint="eastAsia"/>
                <w:lang w:eastAsia="zh-TW"/>
              </w:rPr>
              <w:t>（</w:t>
            </w:r>
            <w:r w:rsidRPr="00CC39C8">
              <w:rPr>
                <w:lang w:eastAsia="zh-TW"/>
              </w:rPr>
              <w:t>~</w:t>
            </w:r>
            <w:r>
              <w:rPr>
                <w:lang w:eastAsia="zh-TW"/>
              </w:rPr>
              <w:t>1</w:t>
            </w:r>
            <w:r w:rsidRPr="00CC39C8">
              <w:rPr>
                <w:rFonts w:hint="eastAsia"/>
                <w:lang w:eastAsia="zh-TW"/>
              </w:rPr>
              <w:t>0</w:t>
            </w:r>
            <w:r w:rsidRPr="00CC39C8">
              <w:rPr>
                <w:lang w:eastAsia="zh-TW"/>
              </w:rPr>
              <w:t>s</w:t>
            </w:r>
            <w:r w:rsidRPr="00CC39C8">
              <w:rPr>
                <w:rFonts w:hint="eastAsia"/>
                <w:lang w:eastAsia="zh-TW"/>
              </w:rPr>
              <w:t>）</w:t>
            </w:r>
          </w:p>
          <w:p w14:paraId="2B686E66" w14:textId="77777777" w:rsidR="006000A5" w:rsidRPr="00A56DFC" w:rsidRDefault="006000A5" w:rsidP="00B94F69">
            <w:pPr>
              <w:rPr>
                <w:lang w:eastAsia="zh-TW"/>
              </w:rPr>
            </w:pPr>
          </w:p>
          <w:p w14:paraId="26BF74CC" w14:textId="2E38B056" w:rsidR="5D5FF97B" w:rsidRDefault="5D5FF97B" w:rsidP="486374AE">
            <w:pPr>
              <w:rPr>
                <w:lang w:eastAsia="zh-TW"/>
              </w:rPr>
            </w:pPr>
            <w:proofErr w:type="gramStart"/>
            <w:r w:rsidRPr="00A56DFC">
              <w:rPr>
                <w:lang w:eastAsia="zh-TW"/>
              </w:rPr>
              <w:t>首先就係</w:t>
            </w:r>
            <w:proofErr w:type="gramEnd"/>
            <w:r w:rsidRPr="00A56DFC">
              <w:rPr>
                <w:lang w:eastAsia="zh-TW"/>
              </w:rPr>
              <w:t>「</w:t>
            </w:r>
            <w:ins w:id="35" w:author="SDO" w:date="2026-07-24T10:10:00Z">
              <w:r w:rsidR="00DE1BBD" w:rsidRPr="00DE1BBD">
                <w:rPr>
                  <w:rFonts w:hint="eastAsia"/>
                  <w:lang w:eastAsia="zh-TW"/>
                </w:rPr>
                <w:t>AI</w:t>
              </w:r>
              <w:r w:rsidR="00DE1BBD" w:rsidRPr="00DE1BBD">
                <w:rPr>
                  <w:rFonts w:hint="eastAsia"/>
                  <w:lang w:eastAsia="zh-TW"/>
                </w:rPr>
                <w:t>人工智能應用</w:t>
              </w:r>
            </w:ins>
            <w:del w:id="36" w:author="SDO" w:date="2026-07-24T10:10:00Z">
              <w:r w:rsidRPr="00A56DFC" w:rsidDel="00DE1BBD">
                <w:rPr>
                  <w:lang w:eastAsia="zh-TW"/>
                </w:rPr>
                <w:delText>空間數據融合人工智能</w:delText>
              </w:r>
            </w:del>
            <w:r w:rsidRPr="00A56DFC">
              <w:rPr>
                <w:lang w:eastAsia="zh-TW"/>
              </w:rPr>
              <w:t>」</w:t>
            </w:r>
            <w:r w:rsidRPr="486374AE">
              <w:rPr>
                <w:lang w:eastAsia="zh-TW"/>
              </w:rPr>
              <w:t>！</w:t>
            </w:r>
            <w:proofErr w:type="gramStart"/>
            <w:r w:rsidRPr="486374AE">
              <w:rPr>
                <w:lang w:eastAsia="zh-TW"/>
              </w:rPr>
              <w:t>即係話</w:t>
            </w:r>
            <w:proofErr w:type="gramEnd"/>
            <w:r w:rsidRPr="486374AE">
              <w:rPr>
                <w:lang w:eastAsia="zh-TW"/>
              </w:rPr>
              <w:t>，我哋可以教電腦「睇」相片，幫我哋認路、認地方。</w:t>
            </w:r>
            <w:proofErr w:type="gramStart"/>
            <w:r w:rsidRPr="486374AE">
              <w:rPr>
                <w:lang w:eastAsia="zh-TW"/>
              </w:rPr>
              <w:t>仲會用</w:t>
            </w:r>
            <w:proofErr w:type="gramEnd"/>
            <w:r w:rsidRPr="486374AE">
              <w:rPr>
                <w:lang w:eastAsia="zh-TW"/>
              </w:rPr>
              <w:t>聰明嘅</w:t>
            </w:r>
            <w:r w:rsidR="0A4B2F88" w:rsidRPr="486374AE">
              <w:rPr>
                <w:lang w:eastAsia="zh-TW"/>
              </w:rPr>
              <w:t>大型</w:t>
            </w:r>
            <w:r w:rsidRPr="486374AE">
              <w:rPr>
                <w:lang w:eastAsia="zh-TW"/>
              </w:rPr>
              <w:t>語言模型，幫手整地圖、搵數據入面嘅小秘密，好犀利㗎！</w:t>
            </w:r>
          </w:p>
          <w:p w14:paraId="257F7629" w14:textId="77777777" w:rsidR="00B94F69" w:rsidRPr="00CC39C8" w:rsidRDefault="00B94F69" w:rsidP="00B94F69">
            <w:pPr>
              <w:rPr>
                <w:b/>
                <w:bCs/>
                <w:u w:val="single"/>
                <w:lang w:eastAsia="zh-TW"/>
              </w:rPr>
            </w:pPr>
          </w:p>
        </w:tc>
        <w:tc>
          <w:tcPr>
            <w:tcW w:w="3798" w:type="dxa"/>
          </w:tcPr>
          <w:p w14:paraId="63A20BD0" w14:textId="52577DBA" w:rsidR="00E7536E" w:rsidRDefault="00B94F69" w:rsidP="00E7536E">
            <w:pPr>
              <w:rPr>
                <w:lang w:eastAsia="zh-TW"/>
              </w:rPr>
            </w:pPr>
            <w:r>
              <w:t>Photo extract object to map to represent object detection using AI</w:t>
            </w:r>
            <w:r w:rsidR="00E7536E" w:rsidRPr="486374AE">
              <w:rPr>
                <w:lang w:eastAsia="zh-TW"/>
              </w:rPr>
              <w:t xml:space="preserve"> then turn to </w:t>
            </w:r>
            <w:r w:rsidR="4EF77F6C" w:rsidRPr="486374AE">
              <w:rPr>
                <w:lang w:eastAsia="zh-TW"/>
              </w:rPr>
              <w:t>layer</w:t>
            </w:r>
            <w:r w:rsidR="00E7536E" w:rsidRPr="486374AE">
              <w:rPr>
                <w:lang w:eastAsia="zh-TW"/>
              </w:rPr>
              <w:t xml:space="preserve"> map to represent analysis</w:t>
            </w:r>
          </w:p>
          <w:p w14:paraId="557313E5" w14:textId="77777777" w:rsidR="00613408" w:rsidRDefault="00613408" w:rsidP="00E7536E">
            <w:pPr>
              <w:rPr>
                <w:lang w:eastAsia="zh-TW"/>
              </w:rPr>
            </w:pPr>
          </w:p>
          <w:p w14:paraId="25E4CDC0" w14:textId="53924D44" w:rsidR="00B94F69" w:rsidRDefault="004A1492" w:rsidP="486374AE">
            <w:r w:rsidRPr="004A1492">
              <w:rPr>
                <w:noProof/>
              </w:rPr>
              <w:drawing>
                <wp:inline distT="0" distB="0" distL="0" distR="0" wp14:anchorId="2EAB118E" wp14:editId="6EC42309">
                  <wp:extent cx="2520000" cy="1493559"/>
                  <wp:effectExtent l="0" t="0" r="0" b="0"/>
                  <wp:docPr id="7" name="圖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9"/>
                          <a:srcRect l="7560"/>
                          <a:stretch/>
                        </pic:blipFill>
                        <pic:spPr bwMode="auto">
                          <a:xfrm>
                            <a:off x="0" y="0"/>
                            <a:ext cx="2520000" cy="14935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56F1F" w14:paraId="4DF8626E" w14:textId="77777777" w:rsidTr="486374AE">
        <w:tc>
          <w:tcPr>
            <w:tcW w:w="6658" w:type="dxa"/>
          </w:tcPr>
          <w:p w14:paraId="4F13BF5B" w14:textId="727FC771" w:rsidR="00D56F1F" w:rsidRDefault="00D56F1F" w:rsidP="486374AE">
            <w:pPr>
              <w:rPr>
                <w:b/>
                <w:bCs/>
                <w:u w:val="single"/>
                <w:lang w:eastAsia="zh-TW"/>
              </w:rPr>
            </w:pPr>
            <w:r w:rsidRPr="486374AE">
              <w:rPr>
                <w:b/>
                <w:bCs/>
                <w:u w:val="single"/>
                <w:lang w:eastAsia="zh-TW"/>
              </w:rPr>
              <w:t>Session 4</w:t>
            </w:r>
            <w:proofErr w:type="gramStart"/>
            <w:r w:rsidRPr="486374AE">
              <w:rPr>
                <w:b/>
                <w:bCs/>
                <w:u w:val="single"/>
                <w:lang w:eastAsia="zh-TW"/>
              </w:rPr>
              <w:t>｜</w:t>
            </w:r>
            <w:proofErr w:type="gramEnd"/>
            <w:r w:rsidRPr="486374AE">
              <w:rPr>
                <w:b/>
                <w:bCs/>
                <w:u w:val="single"/>
                <w:lang w:eastAsia="zh-TW"/>
              </w:rPr>
              <w:t>主題二：</w:t>
            </w:r>
            <w:ins w:id="37" w:author="SDO" w:date="2026-07-24T10:15:00Z">
              <w:r w:rsidR="001F1128" w:rsidRPr="00DE1BBD">
                <w:rPr>
                  <w:rFonts w:hint="eastAsia"/>
                  <w:lang w:eastAsia="zh-TW"/>
                </w:rPr>
                <w:t>太空科技</w:t>
              </w:r>
              <w:r w:rsidR="001F1128" w:rsidRPr="0001573F">
                <w:rPr>
                  <w:rFonts w:hint="eastAsia"/>
                  <w:lang w:eastAsia="zh-TW"/>
                </w:rPr>
                <w:t>與</w:t>
              </w:r>
              <w:r w:rsidR="001F1128" w:rsidRPr="00AF62B9">
                <w:rPr>
                  <w:rFonts w:hint="eastAsia"/>
                  <w:lang w:eastAsia="zh-TW"/>
                </w:rPr>
                <w:t>衛星</w:t>
              </w:r>
              <w:r w:rsidR="001F1128" w:rsidRPr="00DE1BBD">
                <w:rPr>
                  <w:rFonts w:hint="eastAsia"/>
                  <w:lang w:eastAsia="zh-TW"/>
                </w:rPr>
                <w:t>定位</w:t>
              </w:r>
            </w:ins>
            <w:del w:id="38" w:author="SDO" w:date="2026-07-24T10:15:00Z">
              <w:r w:rsidRPr="486374AE" w:rsidDel="001F1128">
                <w:rPr>
                  <w:b/>
                  <w:bCs/>
                  <w:u w:val="single"/>
                  <w:lang w:eastAsia="zh-TW"/>
                </w:rPr>
                <w:delText>航天</w:delText>
              </w:r>
              <w:r w:rsidRPr="486374AE" w:rsidDel="001F1128">
                <w:rPr>
                  <w:b/>
                  <w:bCs/>
                  <w:u w:val="single"/>
                  <w:lang w:eastAsia="zh-TW"/>
                </w:rPr>
                <w:delText>/</w:delText>
              </w:r>
              <w:r w:rsidRPr="486374AE" w:rsidDel="001F1128">
                <w:rPr>
                  <w:b/>
                  <w:bCs/>
                  <w:u w:val="single"/>
                  <w:lang w:eastAsia="zh-TW"/>
                </w:rPr>
                <w:delText>衛星</w:delText>
              </w:r>
            </w:del>
            <w:r w:rsidRPr="486374AE">
              <w:rPr>
                <w:b/>
                <w:bCs/>
                <w:u w:val="single"/>
                <w:lang w:eastAsia="zh-TW"/>
              </w:rPr>
              <w:t>（</w:t>
            </w:r>
            <w:r w:rsidRPr="486374AE">
              <w:rPr>
                <w:b/>
                <w:bCs/>
                <w:u w:val="single"/>
                <w:lang w:eastAsia="zh-TW"/>
              </w:rPr>
              <w:t>~10s</w:t>
            </w:r>
            <w:r w:rsidRPr="486374AE">
              <w:rPr>
                <w:b/>
                <w:bCs/>
                <w:u w:val="single"/>
                <w:lang w:eastAsia="zh-TW"/>
              </w:rPr>
              <w:t>）</w:t>
            </w:r>
          </w:p>
          <w:p w14:paraId="0B4ACEC8" w14:textId="347E9D8F" w:rsidR="486374AE" w:rsidRDefault="486374AE" w:rsidP="486374AE">
            <w:pPr>
              <w:rPr>
                <w:lang w:eastAsia="zh-TW"/>
              </w:rPr>
            </w:pPr>
          </w:p>
          <w:p w14:paraId="7F72AB75" w14:textId="162EB553" w:rsidR="00D56F1F" w:rsidRPr="00CC39C8" w:rsidRDefault="6A2DFA69" w:rsidP="00B94F69">
            <w:pPr>
              <w:rPr>
                <w:lang w:eastAsia="zh-TW"/>
              </w:rPr>
            </w:pPr>
            <w:proofErr w:type="gramStart"/>
            <w:r w:rsidRPr="486374AE">
              <w:rPr>
                <w:lang w:eastAsia="zh-TW"/>
              </w:rPr>
              <w:t>跟住仲</w:t>
            </w:r>
            <w:proofErr w:type="gramEnd"/>
            <w:r w:rsidRPr="486374AE">
              <w:rPr>
                <w:lang w:eastAsia="zh-TW"/>
              </w:rPr>
              <w:t>有關於</w:t>
            </w:r>
            <w:r w:rsidR="00D56F1F" w:rsidRPr="486374AE">
              <w:rPr>
                <w:lang w:eastAsia="zh-TW"/>
              </w:rPr>
              <w:t>航天</w:t>
            </w:r>
            <w:r w:rsidR="2A0EF2A9" w:rsidRPr="486374AE">
              <w:rPr>
                <w:lang w:eastAsia="zh-TW"/>
              </w:rPr>
              <w:t>同</w:t>
            </w:r>
            <w:r w:rsidR="00D56F1F" w:rsidRPr="486374AE">
              <w:rPr>
                <w:lang w:eastAsia="zh-TW"/>
              </w:rPr>
              <w:t>衛星</w:t>
            </w:r>
            <w:r w:rsidR="00A56DFC" w:rsidRPr="00A56DFC">
              <w:rPr>
                <w:rFonts w:hint="eastAsia"/>
                <w:lang w:eastAsia="zh-TW"/>
              </w:rPr>
              <w:t>嘅活動</w:t>
            </w:r>
            <w:r w:rsidR="523083FD" w:rsidRPr="486374AE">
              <w:rPr>
                <w:lang w:eastAsia="zh-TW"/>
              </w:rPr>
              <w:t>，</w:t>
            </w:r>
            <w:r w:rsidR="00A56DFC" w:rsidRPr="00A56DFC">
              <w:rPr>
                <w:rFonts w:hint="eastAsia"/>
                <w:lang w:eastAsia="zh-TW"/>
              </w:rPr>
              <w:t>我哋會介紹點樣用</w:t>
            </w:r>
            <w:r w:rsidR="523083FD" w:rsidRPr="486374AE">
              <w:rPr>
                <w:lang w:eastAsia="zh-TW"/>
              </w:rPr>
              <w:t>由太空衛星影落嚟嘅相，仲有</w:t>
            </w:r>
            <w:r w:rsidR="00A56DFC" w:rsidRPr="486374AE">
              <w:rPr>
                <w:lang w:eastAsia="zh-TW"/>
              </w:rPr>
              <w:t>周圍飛</w:t>
            </w:r>
            <w:r w:rsidR="00A56DFC" w:rsidRPr="00A56DFC">
              <w:rPr>
                <w:rFonts w:hint="eastAsia"/>
                <w:lang w:eastAsia="zh-TW"/>
              </w:rPr>
              <w:t>嘅</w:t>
            </w:r>
            <w:r w:rsidR="523083FD" w:rsidRPr="486374AE">
              <w:rPr>
                <w:lang w:eastAsia="zh-TW"/>
              </w:rPr>
              <w:t>無人機</w:t>
            </w:r>
            <w:r w:rsidR="00A56DFC" w:rsidRPr="00A56DFC">
              <w:rPr>
                <w:rFonts w:hint="eastAsia"/>
                <w:lang w:eastAsia="zh-TW"/>
              </w:rPr>
              <w:t>收集番嚟嘅資料</w:t>
            </w:r>
            <w:r w:rsidR="523083FD" w:rsidRPr="486374AE">
              <w:rPr>
                <w:lang w:eastAsia="zh-TW"/>
              </w:rPr>
              <w:t>，幫我</w:t>
            </w:r>
            <w:r w:rsidR="6612D909" w:rsidRPr="486374AE">
              <w:rPr>
                <w:lang w:eastAsia="zh-TW"/>
              </w:rPr>
              <w:t>哋探知周圍</w:t>
            </w:r>
            <w:r w:rsidR="523083FD" w:rsidRPr="486374AE">
              <w:rPr>
                <w:lang w:eastAsia="zh-TW"/>
              </w:rPr>
              <w:t>，幫城市變得更聰明、更安全，好似未來世界咁！</w:t>
            </w:r>
          </w:p>
        </w:tc>
        <w:tc>
          <w:tcPr>
            <w:tcW w:w="3798" w:type="dxa"/>
          </w:tcPr>
          <w:p w14:paraId="6D28B6C4" w14:textId="2942C13D" w:rsidR="00D56F1F" w:rsidRDefault="007B7C93" w:rsidP="486374AE">
            <w:r w:rsidRPr="007B7C93">
              <w:rPr>
                <w:noProof/>
              </w:rPr>
              <w:drawing>
                <wp:inline distT="0" distB="0" distL="0" distR="0" wp14:anchorId="00FC038D" wp14:editId="2413D36B">
                  <wp:extent cx="2520000" cy="2090603"/>
                  <wp:effectExtent l="0" t="0" r="0" b="5080"/>
                  <wp:docPr id="6" name="圖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20906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56F1F" w14:paraId="779E58E2" w14:textId="77777777" w:rsidTr="486374AE">
        <w:tc>
          <w:tcPr>
            <w:tcW w:w="6658" w:type="dxa"/>
          </w:tcPr>
          <w:p w14:paraId="6419BAD6" w14:textId="668E7270" w:rsidR="00D56F1F" w:rsidRDefault="56B18A69" w:rsidP="486374AE">
            <w:pPr>
              <w:rPr>
                <w:b/>
                <w:bCs/>
                <w:u w:val="single"/>
                <w:lang w:eastAsia="zh-TW"/>
              </w:rPr>
            </w:pPr>
            <w:r w:rsidRPr="486374AE">
              <w:rPr>
                <w:b/>
                <w:bCs/>
                <w:u w:val="single"/>
                <w:lang w:eastAsia="zh-TW"/>
              </w:rPr>
              <w:t>Session 5</w:t>
            </w:r>
            <w:proofErr w:type="gramStart"/>
            <w:r w:rsidRPr="486374AE">
              <w:rPr>
                <w:b/>
                <w:bCs/>
                <w:u w:val="single"/>
                <w:lang w:eastAsia="zh-TW"/>
              </w:rPr>
              <w:t>｜</w:t>
            </w:r>
            <w:proofErr w:type="gramEnd"/>
            <w:r w:rsidRPr="486374AE">
              <w:rPr>
                <w:b/>
                <w:bCs/>
                <w:u w:val="single"/>
                <w:lang w:eastAsia="zh-TW"/>
              </w:rPr>
              <w:t>主題</w:t>
            </w:r>
            <w:proofErr w:type="gramStart"/>
            <w:r w:rsidRPr="486374AE">
              <w:rPr>
                <w:b/>
                <w:bCs/>
                <w:u w:val="single"/>
                <w:lang w:eastAsia="zh-TW"/>
              </w:rPr>
              <w:t>三</w:t>
            </w:r>
            <w:proofErr w:type="gramEnd"/>
            <w:r w:rsidRPr="486374AE">
              <w:rPr>
                <w:b/>
                <w:bCs/>
                <w:u w:val="single"/>
                <w:lang w:eastAsia="zh-TW"/>
              </w:rPr>
              <w:t>：</w:t>
            </w:r>
            <w:ins w:id="39" w:author="SDO" w:date="2026-07-24T10:15:00Z">
              <w:r w:rsidR="001F1128" w:rsidRPr="00AF62B9">
                <w:rPr>
                  <w:rFonts w:hint="eastAsia"/>
                  <w:lang w:eastAsia="zh-TW"/>
                </w:rPr>
                <w:t>空間歷史</w:t>
              </w:r>
              <w:r w:rsidR="001F1128" w:rsidRPr="00DE1BBD">
                <w:rPr>
                  <w:rFonts w:hint="eastAsia"/>
                  <w:lang w:eastAsia="zh-TW"/>
                </w:rPr>
                <w:t>探索</w:t>
              </w:r>
            </w:ins>
            <w:del w:id="40" w:author="SDO" w:date="2026-07-24T10:15:00Z">
              <w:r w:rsidRPr="486374AE" w:rsidDel="001F1128">
                <w:rPr>
                  <w:b/>
                  <w:bCs/>
                  <w:u w:val="single"/>
                  <w:lang w:eastAsia="zh-TW"/>
                </w:rPr>
                <w:delText>空間歷史</w:delText>
              </w:r>
            </w:del>
            <w:r w:rsidRPr="486374AE">
              <w:rPr>
                <w:b/>
                <w:bCs/>
                <w:u w:val="single"/>
                <w:lang w:eastAsia="zh-TW"/>
              </w:rPr>
              <w:t>（</w:t>
            </w:r>
            <w:r w:rsidRPr="486374AE">
              <w:rPr>
                <w:b/>
                <w:bCs/>
                <w:u w:val="single"/>
                <w:lang w:eastAsia="zh-TW"/>
              </w:rPr>
              <w:t>~10s</w:t>
            </w:r>
            <w:r w:rsidRPr="486374AE">
              <w:rPr>
                <w:b/>
                <w:bCs/>
                <w:u w:val="single"/>
                <w:lang w:eastAsia="zh-TW"/>
              </w:rPr>
              <w:t>）</w:t>
            </w:r>
          </w:p>
          <w:p w14:paraId="3A081EF9" w14:textId="005A0BCC" w:rsidR="00D56F1F" w:rsidRDefault="00D56F1F" w:rsidP="486374AE">
            <w:pPr>
              <w:rPr>
                <w:lang w:eastAsia="zh-TW"/>
              </w:rPr>
            </w:pPr>
          </w:p>
          <w:p w14:paraId="2B069EEE" w14:textId="2038C0FD" w:rsidR="00D56F1F" w:rsidRDefault="56B18A69" w:rsidP="486374AE">
            <w:pPr>
              <w:rPr>
                <w:lang w:eastAsia="zh-TW"/>
              </w:rPr>
            </w:pPr>
            <w:r w:rsidRPr="486374AE">
              <w:rPr>
                <w:lang w:eastAsia="zh-TW"/>
              </w:rPr>
              <w:t>講完未來</w:t>
            </w:r>
            <w:r w:rsidR="33984E80" w:rsidRPr="486374AE">
              <w:rPr>
                <w:lang w:eastAsia="zh-TW"/>
              </w:rPr>
              <w:t>，</w:t>
            </w:r>
            <w:proofErr w:type="gramStart"/>
            <w:r w:rsidR="33984E80" w:rsidRPr="486374AE">
              <w:rPr>
                <w:lang w:eastAsia="zh-TW"/>
              </w:rPr>
              <w:t>又</w:t>
            </w:r>
            <w:r w:rsidRPr="486374AE">
              <w:rPr>
                <w:lang w:eastAsia="zh-TW"/>
              </w:rPr>
              <w:t>點少得</w:t>
            </w:r>
            <w:proofErr w:type="gramEnd"/>
            <w:r w:rsidRPr="486374AE">
              <w:rPr>
                <w:lang w:eastAsia="zh-TW"/>
              </w:rPr>
              <w:t>過去呀，</w:t>
            </w:r>
            <w:r w:rsidR="4863775C" w:rsidRPr="486374AE">
              <w:rPr>
                <w:lang w:eastAsia="zh-TW"/>
              </w:rPr>
              <w:t>我哋會睇吓舊地圖同舊相</w:t>
            </w:r>
            <w:r w:rsidR="4863775C" w:rsidRPr="486374AE">
              <w:rPr>
                <w:lang w:eastAsia="zh-TW"/>
              </w:rPr>
              <w:lastRenderedPageBreak/>
              <w:t>片，睇吓香港以前係點樣！再將新舊地</w:t>
            </w:r>
            <w:proofErr w:type="gramStart"/>
            <w:r w:rsidR="4863775C" w:rsidRPr="486374AE">
              <w:rPr>
                <w:lang w:eastAsia="zh-TW"/>
              </w:rPr>
              <w:t>圖拼埋一齊</w:t>
            </w:r>
            <w:proofErr w:type="gramEnd"/>
            <w:r w:rsidR="4863775C" w:rsidRPr="486374AE">
              <w:rPr>
                <w:lang w:eastAsia="zh-TW"/>
              </w:rPr>
              <w:t>，好似時光機</w:t>
            </w:r>
            <w:proofErr w:type="gramStart"/>
            <w:r w:rsidR="4863775C" w:rsidRPr="486374AE">
              <w:rPr>
                <w:lang w:eastAsia="zh-TW"/>
              </w:rPr>
              <w:t>咁</w:t>
            </w:r>
            <w:proofErr w:type="gramEnd"/>
            <w:r w:rsidR="4863775C" w:rsidRPr="486374AE">
              <w:rPr>
                <w:lang w:eastAsia="zh-TW"/>
              </w:rPr>
              <w:t>，帶我哋穿越過去同而家！</w:t>
            </w:r>
          </w:p>
          <w:p w14:paraId="5BE8360A" w14:textId="77777777" w:rsidR="00D56F1F" w:rsidRPr="0035299C" w:rsidRDefault="00D56F1F" w:rsidP="00B94F69">
            <w:pPr>
              <w:rPr>
                <w:b/>
                <w:bCs/>
                <w:u w:val="single"/>
                <w:lang w:eastAsia="zh-TW"/>
              </w:rPr>
            </w:pPr>
          </w:p>
        </w:tc>
        <w:tc>
          <w:tcPr>
            <w:tcW w:w="3798" w:type="dxa"/>
          </w:tcPr>
          <w:p w14:paraId="7A323AE3" w14:textId="77777777" w:rsidR="00D56F1F" w:rsidRDefault="00D56F1F" w:rsidP="00D56F1F">
            <w:r>
              <w:lastRenderedPageBreak/>
              <w:t xml:space="preserve">Old maps of </w:t>
            </w:r>
            <w:proofErr w:type="spellStart"/>
            <w:r>
              <w:t>hong</w:t>
            </w:r>
            <w:proofErr w:type="spellEnd"/>
            <w:r>
              <w:t xml:space="preserve"> </w:t>
            </w:r>
            <w:proofErr w:type="spellStart"/>
            <w:r>
              <w:t>kong</w:t>
            </w:r>
            <w:proofErr w:type="spellEnd"/>
            <w:r>
              <w:t xml:space="preserve"> transform to current </w:t>
            </w:r>
            <w:proofErr w:type="spellStart"/>
            <w:r>
              <w:t>hong</w:t>
            </w:r>
            <w:proofErr w:type="spellEnd"/>
            <w:r>
              <w:t xml:space="preserve"> </w:t>
            </w:r>
            <w:proofErr w:type="spellStart"/>
            <w:r>
              <w:t>kong</w:t>
            </w:r>
            <w:proofErr w:type="spellEnd"/>
          </w:p>
          <w:p w14:paraId="740A038F" w14:textId="77777777" w:rsidR="00D56F1F" w:rsidRDefault="00D56F1F" w:rsidP="00D56F1F"/>
          <w:p w14:paraId="766E1165" w14:textId="3B9B0DC4" w:rsidR="00D56F1F" w:rsidRDefault="1CEEE231" w:rsidP="486374AE">
            <w:r>
              <w:rPr>
                <w:noProof/>
              </w:rPr>
              <w:lastRenderedPageBreak/>
              <w:drawing>
                <wp:inline distT="0" distB="0" distL="0" distR="0" wp14:anchorId="6DAEE220" wp14:editId="0A95B473">
                  <wp:extent cx="2581275" cy="1885950"/>
                  <wp:effectExtent l="0" t="0" r="0" b="0"/>
                  <wp:docPr id="60729940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729940" name="Picture 60729940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1275" cy="1885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56F1F" w14:paraId="71E2FF01" w14:textId="77777777" w:rsidTr="486374AE">
        <w:tc>
          <w:tcPr>
            <w:tcW w:w="6658" w:type="dxa"/>
          </w:tcPr>
          <w:p w14:paraId="2CE719EA" w14:textId="1050638B" w:rsidR="00D56F1F" w:rsidRDefault="00D56F1F" w:rsidP="486374AE">
            <w:pPr>
              <w:rPr>
                <w:b/>
                <w:bCs/>
                <w:u w:val="single"/>
                <w:lang w:eastAsia="zh-TW"/>
              </w:rPr>
            </w:pPr>
            <w:r w:rsidRPr="486374AE">
              <w:rPr>
                <w:b/>
                <w:bCs/>
                <w:u w:val="single"/>
                <w:lang w:eastAsia="zh-TW"/>
              </w:rPr>
              <w:lastRenderedPageBreak/>
              <w:t>Session 6</w:t>
            </w:r>
            <w:proofErr w:type="gramStart"/>
            <w:r w:rsidRPr="486374AE">
              <w:rPr>
                <w:b/>
                <w:bCs/>
                <w:u w:val="single"/>
                <w:lang w:eastAsia="zh-TW"/>
              </w:rPr>
              <w:t>｜</w:t>
            </w:r>
            <w:proofErr w:type="gramEnd"/>
            <w:r w:rsidRPr="486374AE">
              <w:rPr>
                <w:b/>
                <w:bCs/>
                <w:u w:val="single"/>
                <w:lang w:eastAsia="zh-TW"/>
              </w:rPr>
              <w:t>主題四：</w:t>
            </w:r>
            <w:ins w:id="41" w:author="SDO" w:date="2026-07-24T10:15:00Z">
              <w:r w:rsidR="001F1128" w:rsidRPr="0001573F">
                <w:rPr>
                  <w:rFonts w:hint="eastAsia"/>
                  <w:lang w:eastAsia="zh-TW"/>
                </w:rPr>
                <w:t>運動與動感城市</w:t>
              </w:r>
            </w:ins>
            <w:del w:id="42" w:author="SDO" w:date="2026-07-24T10:15:00Z">
              <w:r w:rsidRPr="486374AE" w:rsidDel="001F1128">
                <w:rPr>
                  <w:b/>
                  <w:bCs/>
                  <w:u w:val="single"/>
                  <w:lang w:eastAsia="zh-TW"/>
                </w:rPr>
                <w:delText>運動與動感城市</w:delText>
              </w:r>
              <w:r w:rsidR="00D72079" w:rsidRPr="486374AE" w:rsidDel="001F1128">
                <w:rPr>
                  <w:b/>
                  <w:bCs/>
                  <w:u w:val="single"/>
                  <w:lang w:eastAsia="zh-TW"/>
                </w:rPr>
                <w:delText xml:space="preserve"> </w:delText>
              </w:r>
            </w:del>
            <w:r w:rsidR="00D72079" w:rsidRPr="486374AE">
              <w:rPr>
                <w:b/>
                <w:bCs/>
                <w:u w:val="single"/>
                <w:lang w:eastAsia="zh-TW"/>
              </w:rPr>
              <w:t>(</w:t>
            </w:r>
            <w:r w:rsidRPr="486374AE">
              <w:rPr>
                <w:b/>
                <w:bCs/>
                <w:u w:val="single"/>
                <w:lang w:eastAsia="zh-TW"/>
              </w:rPr>
              <w:t>~10s</w:t>
            </w:r>
            <w:r w:rsidR="00D72079" w:rsidRPr="486374AE">
              <w:rPr>
                <w:b/>
                <w:bCs/>
                <w:u w:val="single"/>
                <w:lang w:eastAsia="zh-TW"/>
              </w:rPr>
              <w:t>)</w:t>
            </w:r>
          </w:p>
          <w:p w14:paraId="664635AE" w14:textId="3E66075E" w:rsidR="486374AE" w:rsidRDefault="486374AE" w:rsidP="486374AE">
            <w:pPr>
              <w:rPr>
                <w:lang w:eastAsia="zh-TW"/>
              </w:rPr>
            </w:pPr>
          </w:p>
          <w:p w14:paraId="6896A021" w14:textId="1997757D" w:rsidR="4AF4E3E6" w:rsidRDefault="00A56DFC" w:rsidP="486374AE">
            <w:pPr>
              <w:rPr>
                <w:rFonts w:ascii="system-ui" w:eastAsia="system-ui" w:hAnsi="system-ui" w:cs="system-ui"/>
                <w:lang w:eastAsia="zh-TW"/>
              </w:rPr>
            </w:pPr>
            <w:r w:rsidRPr="00A56DFC">
              <w:rPr>
                <w:rFonts w:ascii="新細明體" w:eastAsia="新細明體" w:hAnsi="新細明體" w:cs="新細明體" w:hint="eastAsia"/>
                <w:color w:val="0F1115"/>
                <w:lang w:eastAsia="zh-TW"/>
              </w:rPr>
              <w:t>所謂「日日運動半個鐘健康快樂人輕鬆」</w:t>
            </w:r>
            <w:r w:rsidRPr="486374AE">
              <w:rPr>
                <w:lang w:eastAsia="zh-TW"/>
              </w:rPr>
              <w:t>，</w:t>
            </w:r>
            <w:r w:rsidR="00A82934" w:rsidRPr="486374AE">
              <w:rPr>
                <w:rFonts w:ascii="新細明體" w:eastAsia="新細明體" w:hAnsi="新細明體" w:cs="新細明體" w:hint="eastAsia"/>
                <w:color w:val="0F1115"/>
                <w:lang w:eastAsia="zh-TW"/>
              </w:rPr>
              <w:t>我哋</w:t>
            </w:r>
            <w:r w:rsidR="00A82934" w:rsidRPr="00A82934">
              <w:rPr>
                <w:rFonts w:ascii="新細明體" w:eastAsia="新細明體" w:hAnsi="新細明體" w:cs="新細明體" w:hint="eastAsia"/>
                <w:color w:val="0F1115"/>
                <w:lang w:eastAsia="zh-TW"/>
              </w:rPr>
              <w:t>教大家</w:t>
            </w:r>
            <w:r w:rsidR="4AF4E3E6" w:rsidRPr="486374AE">
              <w:rPr>
                <w:rFonts w:ascii="system-ui" w:eastAsia="system-ui" w:hAnsi="system-ui" w:cs="system-ui"/>
                <w:color w:val="0F1115"/>
                <w:lang w:eastAsia="zh-TW"/>
              </w:rPr>
              <w:t>用空間數據</w:t>
            </w:r>
            <w:ins w:id="43" w:author="SDO" w:date="2026-07-24T10:14:00Z">
              <w:r w:rsidR="001F1128" w:rsidRPr="001F1128">
                <w:rPr>
                  <w:rFonts w:ascii="新細明體" w:eastAsia="新細明體" w:hAnsi="新細明體" w:cs="新細明體" w:hint="eastAsia"/>
                  <w:color w:val="0F1115"/>
                  <w:lang w:eastAsia="zh-TW"/>
                </w:rPr>
                <w:t>幫你做</w:t>
              </w:r>
              <w:r w:rsidR="001F1128" w:rsidRPr="00A56DFC">
                <w:rPr>
                  <w:rFonts w:ascii="新細明體" w:eastAsia="新細明體" w:hAnsi="新細明體" w:cs="新細明體" w:hint="eastAsia"/>
                  <w:color w:val="0F1115"/>
                  <w:lang w:eastAsia="zh-TW"/>
                </w:rPr>
                <w:t>運動</w:t>
              </w:r>
            </w:ins>
            <w:del w:id="44" w:author="SDO" w:date="2026-07-24T10:14:00Z">
              <w:r w:rsidR="4AF4E3E6" w:rsidRPr="486374AE" w:rsidDel="001F1128">
                <w:rPr>
                  <w:rFonts w:ascii="system-ui" w:eastAsia="system-ui" w:hAnsi="system-ui" w:cs="system-ui"/>
                  <w:color w:val="0F1115"/>
                  <w:lang w:eastAsia="zh-TW"/>
                </w:rPr>
                <w:delText>揀靚位起運動場</w:delText>
              </w:r>
            </w:del>
            <w:r w:rsidR="4AF4E3E6" w:rsidRPr="486374AE">
              <w:rPr>
                <w:rFonts w:ascii="system-ui" w:eastAsia="system-ui" w:hAnsi="system-ui" w:cs="system-ui"/>
                <w:color w:val="0F1115"/>
                <w:lang w:eastAsia="zh-TW"/>
              </w:rPr>
              <w:t>，規劃好玩</w:t>
            </w:r>
            <w:ins w:id="45" w:author="SDO" w:date="2026-07-24T10:12:00Z">
              <w:r w:rsidR="001F1128" w:rsidRPr="486374AE">
                <w:rPr>
                  <w:lang w:eastAsia="zh-TW"/>
                </w:rPr>
                <w:t>嘅</w:t>
              </w:r>
            </w:ins>
            <w:r w:rsidR="4AF4E3E6" w:rsidRPr="486374AE">
              <w:rPr>
                <w:rFonts w:ascii="system-ui" w:eastAsia="system-ui" w:hAnsi="system-ui" w:cs="system-ui"/>
                <w:color w:val="0F1115"/>
                <w:lang w:eastAsia="zh-TW"/>
              </w:rPr>
              <w:t>步行路線，等我哋個個行多啲、玩多啲，一齊變得</w:t>
            </w:r>
            <w:r w:rsidR="00A82934" w:rsidRPr="00A82934">
              <w:rPr>
                <w:rFonts w:ascii="新細明體" w:eastAsia="新細明體" w:hAnsi="新細明體" w:cs="新細明體" w:hint="eastAsia"/>
                <w:color w:val="0F1115"/>
                <w:lang w:eastAsia="zh-TW"/>
              </w:rPr>
              <w:t>更</w:t>
            </w:r>
            <w:r w:rsidR="4AF4E3E6" w:rsidRPr="486374AE">
              <w:rPr>
                <w:rFonts w:ascii="system-ui" w:eastAsia="system-ui" w:hAnsi="system-ui" w:cs="system-ui"/>
                <w:color w:val="0F1115"/>
                <w:lang w:eastAsia="zh-TW"/>
              </w:rPr>
              <w:t>有活力</w:t>
            </w:r>
            <w:r w:rsidR="4AF4E3E6" w:rsidRPr="486374AE">
              <w:rPr>
                <w:rFonts w:ascii="system-ui" w:eastAsia="system-ui" w:hAnsi="system-ui" w:cs="system-ui"/>
                <w:lang w:eastAsia="zh-TW"/>
              </w:rPr>
              <w:t xml:space="preserve"> </w:t>
            </w:r>
            <w:r w:rsidR="4AF4E3E6" w:rsidRPr="486374AE">
              <w:rPr>
                <w:rFonts w:ascii="system-ui" w:eastAsia="system-ui" w:hAnsi="system-ui" w:cs="system-ui"/>
                <w:color w:val="0F1115"/>
                <w:lang w:eastAsia="zh-TW"/>
              </w:rPr>
              <w:t>！</w:t>
            </w:r>
            <w:ins w:id="46" w:author="SDO" w:date="2026-07-24T10:12:00Z">
              <w:r w:rsidR="001F1128">
                <w:rPr>
                  <w:rFonts w:ascii="system-ui" w:eastAsia="system-ui" w:hAnsi="system-ui" w:cs="system-ui"/>
                  <w:color w:val="0F1115"/>
                  <w:lang w:eastAsia="zh-TW"/>
                </w:rPr>
                <w:t xml:space="preserve"> </w:t>
              </w:r>
            </w:ins>
          </w:p>
          <w:p w14:paraId="627F57C1" w14:textId="77777777" w:rsidR="00D56F1F" w:rsidRPr="001F1128" w:rsidRDefault="00D56F1F" w:rsidP="00D56F1F">
            <w:pPr>
              <w:rPr>
                <w:lang w:eastAsia="zh-TW"/>
              </w:rPr>
            </w:pPr>
          </w:p>
        </w:tc>
        <w:tc>
          <w:tcPr>
            <w:tcW w:w="3798" w:type="dxa"/>
          </w:tcPr>
          <w:p w14:paraId="231D8A5E" w14:textId="03B7359A" w:rsidR="00E969D7" w:rsidRDefault="00D56F1F" w:rsidP="00D56F1F">
            <w:pPr>
              <w:rPr>
                <w:lang w:eastAsia="zh-TW"/>
              </w:rPr>
            </w:pPr>
            <w:r>
              <w:rPr>
                <w:lang w:eastAsia="zh-TW"/>
              </w:rPr>
              <w:t>Cartoon feature to sports facilities</w:t>
            </w:r>
          </w:p>
          <w:p w14:paraId="72C8D070" w14:textId="0DFED17C" w:rsidR="00E969D7" w:rsidRDefault="00E969D7" w:rsidP="00D56F1F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Sporty </w:t>
            </w:r>
            <w:proofErr w:type="spellStart"/>
            <w:r>
              <w:rPr>
                <w:lang w:eastAsia="zh-TW"/>
              </w:rPr>
              <w:t>geofun</w:t>
            </w:r>
            <w:proofErr w:type="spellEnd"/>
          </w:p>
          <w:p w14:paraId="7E71EAF9" w14:textId="77777777" w:rsidR="00E969D7" w:rsidRDefault="00E969D7" w:rsidP="00D56F1F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Hiking route and </w:t>
            </w:r>
            <w:proofErr w:type="spellStart"/>
            <w:r>
              <w:rPr>
                <w:lang w:eastAsia="zh-TW"/>
              </w:rPr>
              <w:t>bycycle</w:t>
            </w:r>
            <w:proofErr w:type="spellEnd"/>
          </w:p>
          <w:p w14:paraId="4A567568" w14:textId="07A5B00B" w:rsidR="006D100D" w:rsidRDefault="002371FA" w:rsidP="00D56F1F">
            <w:pPr>
              <w:rPr>
                <w:lang w:eastAsia="zh-TW"/>
              </w:rPr>
            </w:pPr>
            <w:r w:rsidRPr="002371FA">
              <w:rPr>
                <w:noProof/>
                <w:lang w:eastAsia="zh-TW"/>
              </w:rPr>
              <w:drawing>
                <wp:inline distT="0" distB="0" distL="0" distR="0" wp14:anchorId="7A5F5981" wp14:editId="6B0994A3">
                  <wp:extent cx="2520000" cy="1454635"/>
                  <wp:effectExtent l="0" t="0" r="0" b="0"/>
                  <wp:docPr id="2" name="圖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2"/>
                          <a:srcRect l="2269" t="20166" r="4713" b="6407"/>
                          <a:stretch/>
                        </pic:blipFill>
                        <pic:spPr bwMode="auto">
                          <a:xfrm>
                            <a:off x="0" y="0"/>
                            <a:ext cx="2520000" cy="14546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56F1F" w14:paraId="2613F064" w14:textId="77777777" w:rsidTr="486374AE">
        <w:tc>
          <w:tcPr>
            <w:tcW w:w="6658" w:type="dxa"/>
          </w:tcPr>
          <w:p w14:paraId="00FC2E2D" w14:textId="4437619B" w:rsidR="00D56F1F" w:rsidRPr="0035299C" w:rsidRDefault="00D56F1F" w:rsidP="00D56F1F">
            <w:pPr>
              <w:rPr>
                <w:lang w:eastAsia="zh-TW"/>
              </w:rPr>
            </w:pPr>
            <w:r w:rsidRPr="486374AE">
              <w:rPr>
                <w:b/>
                <w:bCs/>
                <w:u w:val="single"/>
                <w:lang w:eastAsia="zh-TW"/>
              </w:rPr>
              <w:t>Session 7</w:t>
            </w:r>
            <w:proofErr w:type="gramStart"/>
            <w:r w:rsidRPr="486374AE">
              <w:rPr>
                <w:b/>
                <w:bCs/>
                <w:u w:val="single"/>
                <w:lang w:eastAsia="zh-TW"/>
              </w:rPr>
              <w:t>｜</w:t>
            </w:r>
            <w:proofErr w:type="gramEnd"/>
            <w:r w:rsidRPr="486374AE">
              <w:rPr>
                <w:b/>
                <w:bCs/>
                <w:u w:val="single"/>
                <w:lang w:eastAsia="zh-TW"/>
              </w:rPr>
              <w:t>主題五：</w:t>
            </w:r>
            <w:ins w:id="47" w:author="SDO" w:date="2026-07-24T10:15:00Z">
              <w:r w:rsidR="001F1128" w:rsidRPr="00DE1BBD">
                <w:rPr>
                  <w:rFonts w:hint="eastAsia"/>
                  <w:lang w:eastAsia="zh-TW"/>
                </w:rPr>
                <w:t>社會服務改善</w:t>
              </w:r>
            </w:ins>
            <w:del w:id="48" w:author="SDO" w:date="2026-07-24T10:15:00Z">
              <w:r w:rsidRPr="486374AE" w:rsidDel="001F1128">
                <w:rPr>
                  <w:b/>
                  <w:bCs/>
                  <w:u w:val="single"/>
                  <w:lang w:eastAsia="zh-TW"/>
                </w:rPr>
                <w:delText>共融社區</w:delText>
              </w:r>
            </w:del>
            <w:r w:rsidRPr="486374AE">
              <w:rPr>
                <w:b/>
                <w:bCs/>
                <w:u w:val="single"/>
                <w:lang w:eastAsia="zh-TW"/>
              </w:rPr>
              <w:t>（</w:t>
            </w:r>
            <w:r w:rsidRPr="486374AE">
              <w:rPr>
                <w:b/>
                <w:bCs/>
                <w:u w:val="single"/>
                <w:lang w:eastAsia="zh-TW"/>
              </w:rPr>
              <w:t>~10s</w:t>
            </w:r>
            <w:r w:rsidRPr="486374AE">
              <w:rPr>
                <w:b/>
                <w:bCs/>
                <w:u w:val="single"/>
                <w:lang w:eastAsia="zh-TW"/>
              </w:rPr>
              <w:t>）</w:t>
            </w:r>
          </w:p>
          <w:p w14:paraId="4F8FBB1C" w14:textId="2297F2B9" w:rsidR="486374AE" w:rsidRDefault="486374AE" w:rsidP="486374AE">
            <w:pPr>
              <w:rPr>
                <w:b/>
                <w:bCs/>
                <w:u w:val="single"/>
                <w:lang w:eastAsia="zh-TW"/>
              </w:rPr>
            </w:pPr>
          </w:p>
          <w:p w14:paraId="65FA0FB2" w14:textId="39466D3D" w:rsidR="445D5635" w:rsidRDefault="001F1128">
            <w:pPr>
              <w:rPr>
                <w:lang w:eastAsia="zh-TW"/>
              </w:rPr>
            </w:pPr>
            <w:proofErr w:type="gramStart"/>
            <w:ins w:id="49" w:author="SDO" w:date="2026-07-24T10:16:00Z">
              <w:r w:rsidRPr="001F1128">
                <w:rPr>
                  <w:rFonts w:hint="eastAsia"/>
                  <w:lang w:eastAsia="zh-TW"/>
                </w:rPr>
                <w:t>仲有仲有</w:t>
              </w:r>
              <w:proofErr w:type="gramEnd"/>
              <w:r w:rsidR="003865F9" w:rsidRPr="486374AE">
                <w:rPr>
                  <w:lang w:eastAsia="zh-TW"/>
                </w:rPr>
                <w:t>，</w:t>
              </w:r>
            </w:ins>
            <w:r w:rsidR="445D5635" w:rsidRPr="486374AE">
              <w:rPr>
                <w:lang w:eastAsia="zh-TW"/>
              </w:rPr>
              <w:t>我哋會用空間數據做「社區小偵探」！</w:t>
            </w:r>
            <w:proofErr w:type="gramStart"/>
            <w:r w:rsidR="445D5635" w:rsidRPr="486374AE">
              <w:rPr>
                <w:lang w:eastAsia="zh-TW"/>
              </w:rPr>
              <w:t>搵</w:t>
            </w:r>
            <w:proofErr w:type="gramEnd"/>
            <w:r w:rsidR="445D5635" w:rsidRPr="486374AE">
              <w:rPr>
                <w:lang w:eastAsia="zh-TW"/>
              </w:rPr>
              <w:t>出</w:t>
            </w:r>
            <w:ins w:id="50" w:author="SDO" w:date="2026-07-24T10:20:00Z">
              <w:r w:rsidR="003865F9" w:rsidRPr="003865F9">
                <w:rPr>
                  <w:rFonts w:hint="eastAsia"/>
                  <w:lang w:eastAsia="zh-TW"/>
                </w:rPr>
                <w:t>同社區相關</w:t>
              </w:r>
            </w:ins>
            <w:ins w:id="51" w:author="SDO" w:date="2026-07-24T10:21:00Z">
              <w:r w:rsidR="003865F9" w:rsidRPr="486374AE">
                <w:rPr>
                  <w:lang w:eastAsia="zh-TW"/>
                </w:rPr>
                <w:t>嘅</w:t>
              </w:r>
            </w:ins>
            <w:ins w:id="52" w:author="SDO" w:date="2026-07-24T10:23:00Z">
              <w:r w:rsidR="00FB066C" w:rsidRPr="486374AE">
                <w:rPr>
                  <w:lang w:eastAsia="zh-TW"/>
                </w:rPr>
                <w:t>空間數據</w:t>
              </w:r>
              <w:r w:rsidR="00FB066C">
                <w:rPr>
                  <w:lang w:eastAsia="zh-TW"/>
                </w:rPr>
                <w:t xml:space="preserve"> </w:t>
              </w:r>
              <w:r w:rsidR="00FB066C" w:rsidRPr="00FB066C">
                <w:rPr>
                  <w:rFonts w:hint="eastAsia"/>
                  <w:lang w:eastAsia="zh-TW"/>
                </w:rPr>
                <w:t>例如</w:t>
              </w:r>
            </w:ins>
            <w:del w:id="53" w:author="SDO" w:date="2026-07-24T10:23:00Z">
              <w:r w:rsidR="445D5635" w:rsidRPr="486374AE" w:rsidDel="00FB066C">
                <w:rPr>
                  <w:lang w:eastAsia="zh-TW"/>
                </w:rPr>
                <w:delText>邊度仲爭啲</w:delText>
              </w:r>
            </w:del>
            <w:r w:rsidR="445D5635" w:rsidRPr="486374AE">
              <w:rPr>
                <w:lang w:eastAsia="zh-TW"/>
              </w:rPr>
              <w:t>公園、診所，或者邊度</w:t>
            </w:r>
            <w:ins w:id="54" w:author="SDO" w:date="2026-07-24T10:23:00Z">
              <w:r w:rsidR="00FB066C" w:rsidRPr="00FB066C">
                <w:rPr>
                  <w:rFonts w:hint="eastAsia"/>
                  <w:lang w:eastAsia="zh-TW"/>
                </w:rPr>
                <w:t>有</w:t>
              </w:r>
            </w:ins>
            <w:del w:id="55" w:author="SDO" w:date="2026-07-24T10:23:00Z">
              <w:r w:rsidR="445D5635" w:rsidRPr="486374AE" w:rsidDel="00FB066C">
                <w:rPr>
                  <w:lang w:eastAsia="zh-TW"/>
                </w:rPr>
                <w:delText>嘅</w:delText>
              </w:r>
            </w:del>
            <w:r w:rsidR="445D5635" w:rsidRPr="486374AE">
              <w:rPr>
                <w:lang w:eastAsia="zh-TW"/>
              </w:rPr>
              <w:t>路</w:t>
            </w:r>
            <w:del w:id="56" w:author="SDO" w:date="2026-07-24T10:24:00Z">
              <w:r w:rsidR="445D5635" w:rsidRPr="486374AE" w:rsidDel="00FB066C">
                <w:rPr>
                  <w:lang w:eastAsia="zh-TW"/>
                </w:rPr>
                <w:delText>對輪椅朋友唔太</w:delText>
              </w:r>
            </w:del>
            <w:r w:rsidR="445D5635" w:rsidRPr="486374AE">
              <w:rPr>
                <w:lang w:eastAsia="zh-TW"/>
              </w:rPr>
              <w:t>方便</w:t>
            </w:r>
            <w:ins w:id="57" w:author="SDO" w:date="2026-07-24T10:24:00Z">
              <w:r w:rsidR="00FB066C" w:rsidRPr="00FB066C">
                <w:rPr>
                  <w:rFonts w:hint="eastAsia"/>
                  <w:lang w:eastAsia="zh-TW"/>
                </w:rPr>
                <w:t>行動不便人士</w:t>
              </w:r>
            </w:ins>
            <w:r w:rsidR="445D5635" w:rsidRPr="486374AE">
              <w:rPr>
                <w:lang w:eastAsia="zh-TW"/>
              </w:rPr>
              <w:t>。然後</w:t>
            </w:r>
            <w:ins w:id="58" w:author="SDO" w:date="2026-07-24T10:33:00Z">
              <w:r w:rsidR="001F5BD1" w:rsidRPr="001F5BD1">
                <w:rPr>
                  <w:rFonts w:hint="eastAsia"/>
                  <w:lang w:eastAsia="zh-TW"/>
                </w:rPr>
                <w:t>再分析一下</w:t>
              </w:r>
            </w:ins>
            <w:ins w:id="59" w:author="SDO" w:date="2026-07-24T10:52:00Z">
              <w:r w:rsidR="007D2B47" w:rsidRPr="486374AE">
                <w:rPr>
                  <w:lang w:eastAsia="zh-TW"/>
                </w:rPr>
                <w:t>邊度</w:t>
              </w:r>
            </w:ins>
            <w:ins w:id="60" w:author="SDO" w:date="2026-07-24T10:53:00Z">
              <w:r w:rsidR="007D2B47" w:rsidRPr="007D2B47">
                <w:rPr>
                  <w:rFonts w:hint="eastAsia"/>
                  <w:lang w:eastAsia="zh-TW"/>
                </w:rPr>
                <w:t>需要</w:t>
              </w:r>
            </w:ins>
            <w:del w:id="61" w:author="SDO" w:date="2026-07-24T10:52:00Z">
              <w:r w:rsidR="445D5635" w:rsidRPr="486374AE" w:rsidDel="007D2B47">
                <w:rPr>
                  <w:lang w:eastAsia="zh-TW"/>
                </w:rPr>
                <w:delText>我哋就會建議</w:delText>
              </w:r>
            </w:del>
            <w:r w:rsidR="445D5635" w:rsidRPr="486374AE">
              <w:rPr>
                <w:lang w:eastAsia="zh-TW"/>
              </w:rPr>
              <w:t>起多啲</w:t>
            </w:r>
            <w:ins w:id="62" w:author="SDO" w:date="2026-07-24T10:53:00Z">
              <w:r w:rsidR="007D2B47">
                <w:rPr>
                  <w:lang w:eastAsia="zh-TW"/>
                </w:rPr>
                <w:t xml:space="preserve">? </w:t>
              </w:r>
            </w:ins>
            <w:proofErr w:type="gramStart"/>
            <w:ins w:id="63" w:author="SDO" w:date="2026-07-24T10:54:00Z">
              <w:r w:rsidR="007D2B47" w:rsidRPr="007D2B47">
                <w:rPr>
                  <w:rFonts w:hint="eastAsia"/>
                  <w:lang w:eastAsia="zh-TW"/>
                </w:rPr>
                <w:t>點樣可以</w:t>
              </w:r>
              <w:proofErr w:type="gramEnd"/>
              <w:r w:rsidR="007D2B47" w:rsidRPr="007D2B47">
                <w:rPr>
                  <w:rFonts w:hint="eastAsia"/>
                  <w:lang w:eastAsia="zh-TW"/>
                </w:rPr>
                <w:t>用得更有效率呢</w:t>
              </w:r>
              <w:r w:rsidR="007D2B47">
                <w:rPr>
                  <w:lang w:eastAsia="zh-TW"/>
                </w:rPr>
                <w:t xml:space="preserve">? </w:t>
              </w:r>
            </w:ins>
            <w:del w:id="64" w:author="SDO" w:date="2026-07-24T10:54:00Z">
              <w:r w:rsidR="445D5635" w:rsidRPr="486374AE" w:rsidDel="007D2B47">
                <w:rPr>
                  <w:lang w:eastAsia="zh-TW"/>
                </w:rPr>
                <w:delText>設施，等</w:delText>
              </w:r>
            </w:del>
            <w:ins w:id="65" w:author="SDO" w:date="2026-07-24T10:54:00Z">
              <w:r w:rsidR="007D2B47" w:rsidRPr="007D2B47">
                <w:rPr>
                  <w:rFonts w:hint="eastAsia"/>
                  <w:lang w:eastAsia="zh-TW"/>
                </w:rPr>
                <w:t>另</w:t>
              </w:r>
            </w:ins>
            <w:r w:rsidR="445D5635" w:rsidRPr="486374AE">
              <w:rPr>
                <w:lang w:eastAsia="zh-TW"/>
              </w:rPr>
              <w:t>公公婆婆、小朋友、傷健朋友，個個都可以周圍去！</w:t>
            </w:r>
            <w:r w:rsidR="00A82934" w:rsidRPr="00A82934">
              <w:rPr>
                <w:rFonts w:hint="eastAsia"/>
                <w:lang w:eastAsia="zh-TW"/>
              </w:rPr>
              <w:t>將</w:t>
            </w:r>
            <w:r w:rsidR="445D5635" w:rsidRPr="486374AE">
              <w:rPr>
                <w:lang w:eastAsia="zh-TW"/>
              </w:rPr>
              <w:t>空間智慧落到大家身邊，幫到每一個人！</w:t>
            </w:r>
            <w:ins w:id="66" w:author="SDO" w:date="2026-07-24T10:19:00Z">
              <w:r w:rsidR="003865F9">
                <w:rPr>
                  <w:lang w:eastAsia="zh-TW"/>
                </w:rPr>
                <w:t xml:space="preserve"> </w:t>
              </w:r>
            </w:ins>
          </w:p>
          <w:p w14:paraId="7BE3266E" w14:textId="77777777" w:rsidR="00D56F1F" w:rsidRPr="0035299C" w:rsidRDefault="00D56F1F" w:rsidP="00D56F1F">
            <w:pPr>
              <w:rPr>
                <w:b/>
                <w:bCs/>
                <w:u w:val="single"/>
                <w:lang w:eastAsia="zh-TW"/>
              </w:rPr>
            </w:pPr>
          </w:p>
        </w:tc>
        <w:tc>
          <w:tcPr>
            <w:tcW w:w="3798" w:type="dxa"/>
          </w:tcPr>
          <w:p w14:paraId="00457BB5" w14:textId="77777777" w:rsidR="00D56F1F" w:rsidRDefault="00613408" w:rsidP="00D56F1F">
            <w:pPr>
              <w:rPr>
                <w:lang w:eastAsia="zh-TW"/>
              </w:rPr>
            </w:pPr>
            <w:r>
              <w:rPr>
                <w:lang w:eastAsia="zh-TW"/>
              </w:rPr>
              <w:t>cartoon</w:t>
            </w:r>
            <w:r w:rsidRPr="00E7536E">
              <w:rPr>
                <w:lang w:eastAsia="zh-TW"/>
              </w:rPr>
              <w:t xml:space="preserve"> </w:t>
            </w:r>
            <w:r>
              <w:rPr>
                <w:lang w:eastAsia="zh-TW"/>
              </w:rPr>
              <w:t xml:space="preserve">for </w:t>
            </w:r>
            <w:r w:rsidR="00E7536E" w:rsidRPr="00E7536E">
              <w:rPr>
                <w:lang w:eastAsia="zh-TW"/>
              </w:rPr>
              <w:t xml:space="preserve">People with disabilities, </w:t>
            </w:r>
            <w:r w:rsidR="00E7536E">
              <w:rPr>
                <w:lang w:eastAsia="zh-TW"/>
              </w:rPr>
              <w:t xml:space="preserve">students, </w:t>
            </w:r>
            <w:r w:rsidR="00E7536E" w:rsidRPr="00E7536E">
              <w:rPr>
                <w:lang w:eastAsia="zh-TW"/>
              </w:rPr>
              <w:t>youngsters, pregnant women, the elderly, and the visually impaired</w:t>
            </w:r>
            <w:r w:rsidR="00E7536E">
              <w:rPr>
                <w:lang w:eastAsia="zh-TW"/>
              </w:rPr>
              <w:t xml:space="preserve"> </w:t>
            </w:r>
          </w:p>
          <w:p w14:paraId="27D77325" w14:textId="77777777" w:rsidR="00613408" w:rsidRDefault="00613408" w:rsidP="00D56F1F">
            <w:pPr>
              <w:rPr>
                <w:lang w:eastAsia="zh-TW"/>
              </w:rPr>
            </w:pPr>
          </w:p>
          <w:p w14:paraId="5446400C" w14:textId="4886EB42" w:rsidR="00613408" w:rsidRDefault="00613408" w:rsidP="00D56F1F">
            <w:pPr>
              <w:rPr>
                <w:lang w:eastAsia="zh-TW"/>
              </w:rPr>
            </w:pPr>
            <w:proofErr w:type="spellStart"/>
            <w:r>
              <w:rPr>
                <w:lang w:eastAsia="zh-TW"/>
              </w:rPr>
              <w:t>refernce</w:t>
            </w:r>
            <w:proofErr w:type="spellEnd"/>
            <w:r>
              <w:rPr>
                <w:lang w:eastAsia="zh-TW"/>
              </w:rPr>
              <w:t>:</w:t>
            </w:r>
            <w:r>
              <w:rPr>
                <w:lang w:eastAsia="zh-TW"/>
              </w:rPr>
              <w:br/>
            </w:r>
            <w:r w:rsidR="002F7CBA" w:rsidRPr="002F7CBA">
              <w:rPr>
                <w:noProof/>
              </w:rPr>
              <w:drawing>
                <wp:inline distT="0" distB="0" distL="0" distR="0" wp14:anchorId="7AFC30BE" wp14:editId="218698DC">
                  <wp:extent cx="2518916" cy="1273810"/>
                  <wp:effectExtent l="0" t="0" r="0" b="2540"/>
                  <wp:docPr id="4" name="圖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3"/>
                          <a:srcRect t="11863"/>
                          <a:stretch/>
                        </pic:blipFill>
                        <pic:spPr bwMode="auto">
                          <a:xfrm>
                            <a:off x="0" y="0"/>
                            <a:ext cx="2520000" cy="12743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</w:p>
        </w:tc>
      </w:tr>
      <w:tr w:rsidR="00D56F1F" w14:paraId="01559343" w14:textId="77777777" w:rsidTr="486374AE">
        <w:tc>
          <w:tcPr>
            <w:tcW w:w="6658" w:type="dxa"/>
          </w:tcPr>
          <w:p w14:paraId="7817F3DA" w14:textId="77777777" w:rsidR="00D56F1F" w:rsidRDefault="00D56F1F" w:rsidP="00D56F1F">
            <w:pPr>
              <w:rPr>
                <w:b/>
                <w:bCs/>
                <w:u w:val="single"/>
                <w:lang w:eastAsia="zh-TW"/>
              </w:rPr>
            </w:pPr>
            <w:r w:rsidRPr="486374AE">
              <w:rPr>
                <w:b/>
                <w:bCs/>
                <w:u w:val="single"/>
                <w:lang w:eastAsia="zh-TW"/>
              </w:rPr>
              <w:t>Session 8</w:t>
            </w:r>
            <w:r w:rsidRPr="486374AE">
              <w:rPr>
                <w:b/>
                <w:bCs/>
                <w:u w:val="single"/>
                <w:lang w:eastAsia="zh-TW"/>
              </w:rPr>
              <w:t>｜總結</w:t>
            </w:r>
            <w:r w:rsidRPr="486374AE">
              <w:rPr>
                <w:b/>
                <w:bCs/>
                <w:u w:val="single"/>
                <w:lang w:eastAsia="zh-TW"/>
              </w:rPr>
              <w:t xml:space="preserve"> + </w:t>
            </w:r>
            <w:r w:rsidRPr="486374AE">
              <w:rPr>
                <w:b/>
                <w:bCs/>
                <w:u w:val="single"/>
                <w:lang w:eastAsia="zh-TW"/>
              </w:rPr>
              <w:t>呼籲參與（約</w:t>
            </w:r>
            <w:r w:rsidRPr="486374AE">
              <w:rPr>
                <w:b/>
                <w:bCs/>
                <w:u w:val="single"/>
                <w:lang w:eastAsia="zh-TW"/>
              </w:rPr>
              <w:t>20</w:t>
            </w:r>
            <w:r w:rsidRPr="486374AE">
              <w:rPr>
                <w:b/>
                <w:bCs/>
                <w:u w:val="single"/>
                <w:lang w:eastAsia="zh-TW"/>
              </w:rPr>
              <w:t>秒）</w:t>
            </w:r>
          </w:p>
          <w:p w14:paraId="3D69D4AA" w14:textId="77777777" w:rsidR="00A82934" w:rsidRPr="0035299C" w:rsidRDefault="00A82934" w:rsidP="00D56F1F">
            <w:pPr>
              <w:rPr>
                <w:b/>
                <w:bCs/>
                <w:u w:val="single"/>
                <w:lang w:eastAsia="zh-TW"/>
              </w:rPr>
            </w:pPr>
          </w:p>
          <w:p w14:paraId="44277658" w14:textId="501CD1CB" w:rsidR="00D56F1F" w:rsidRPr="00D72079" w:rsidRDefault="65307C77" w:rsidP="486374AE">
            <w:pPr>
              <w:rPr>
                <w:lang w:eastAsia="zh-TW"/>
              </w:rPr>
            </w:pPr>
            <w:r w:rsidRPr="486374AE">
              <w:rPr>
                <w:lang w:eastAsia="zh-TW"/>
              </w:rPr>
              <w:t>嘩！</w:t>
            </w:r>
            <w:ins w:id="67" w:author="SDO" w:date="2026-07-24T10:54:00Z">
              <w:r w:rsidR="007D2B47" w:rsidRPr="00FC5F5C">
                <w:rPr>
                  <w:rFonts w:asciiTheme="minorEastAsia" w:hAnsiTheme="minorEastAsia" w:hint="eastAsia"/>
                  <w:lang w:eastAsia="zh-TW"/>
                </w:rPr>
                <w:t>地理空間</w:t>
              </w:r>
            </w:ins>
            <w:del w:id="68" w:author="SDO" w:date="2026-07-24T10:54:00Z">
              <w:r w:rsidRPr="486374AE" w:rsidDel="007D2B47">
                <w:rPr>
                  <w:lang w:eastAsia="zh-TW"/>
                </w:rPr>
                <w:delText>空間數據</w:delText>
              </w:r>
            </w:del>
            <w:r w:rsidRPr="486374AE">
              <w:rPr>
                <w:lang w:eastAsia="zh-TW"/>
              </w:rPr>
              <w:t>實驗室已經五歲大</w:t>
            </w:r>
            <w:proofErr w:type="gramStart"/>
            <w:r w:rsidRPr="486374AE">
              <w:rPr>
                <w:lang w:eastAsia="zh-TW"/>
              </w:rPr>
              <w:t>喇</w:t>
            </w:r>
            <w:proofErr w:type="gramEnd"/>
            <w:r w:rsidRPr="486374AE">
              <w:rPr>
                <w:lang w:eastAsia="zh-TW"/>
              </w:rPr>
              <w:t>！</w:t>
            </w:r>
            <w:proofErr w:type="gramStart"/>
            <w:r w:rsidRPr="486374AE">
              <w:rPr>
                <w:lang w:eastAsia="zh-TW"/>
              </w:rPr>
              <w:t>未來仲有更</w:t>
            </w:r>
            <w:proofErr w:type="gramEnd"/>
            <w:r w:rsidRPr="486374AE">
              <w:rPr>
                <w:lang w:eastAsia="zh-TW"/>
              </w:rPr>
              <w:t>多好玩嘅嘢等緊你！各位學生、初創朋友、社區團體，</w:t>
            </w:r>
            <w:proofErr w:type="gramStart"/>
            <w:r w:rsidRPr="486374AE">
              <w:rPr>
                <w:lang w:eastAsia="zh-TW"/>
              </w:rPr>
              <w:t>仲有對</w:t>
            </w:r>
            <w:proofErr w:type="gramEnd"/>
            <w:r w:rsidRPr="486374AE">
              <w:rPr>
                <w:lang w:eastAsia="zh-TW"/>
              </w:rPr>
              <w:t>空間數據有興趣嘅大家，</w:t>
            </w:r>
            <w:r w:rsidR="7FE4A518" w:rsidRPr="486374AE">
              <w:rPr>
                <w:lang w:eastAsia="zh-TW"/>
              </w:rPr>
              <w:t>快啲</w:t>
            </w:r>
            <w:r w:rsidRPr="486374AE">
              <w:rPr>
                <w:lang w:eastAsia="zh-TW"/>
              </w:rPr>
              <w:t>緊貼我哋嘅社交媒體，參加我哋嚟緊嘅活動同工作坊啦，詳情會陸續公布，唔好錯過呀！</w:t>
            </w:r>
          </w:p>
        </w:tc>
        <w:tc>
          <w:tcPr>
            <w:tcW w:w="3798" w:type="dxa"/>
          </w:tcPr>
          <w:p w14:paraId="5A46EA7F" w14:textId="77777777" w:rsidR="00D56F1F" w:rsidRDefault="00D56F1F" w:rsidP="00D56F1F">
            <w:r w:rsidRPr="486374AE">
              <w:rPr>
                <w:lang w:eastAsia="zh-TW"/>
              </w:rPr>
              <w:t xml:space="preserve">Geo fun say </w:t>
            </w:r>
            <w:proofErr w:type="spellStart"/>
            <w:r w:rsidRPr="486374AE">
              <w:rPr>
                <w:lang w:eastAsia="zh-TW"/>
              </w:rPr>
              <w:t>byebye</w:t>
            </w:r>
            <w:proofErr w:type="spellEnd"/>
            <w:r w:rsidRPr="486374AE">
              <w:rPr>
                <w:lang w:eastAsia="zh-TW"/>
              </w:rPr>
              <w:t xml:space="preserve">, cartoon people of </w:t>
            </w:r>
            <w:r w:rsidRPr="486374AE">
              <w:rPr>
                <w:lang w:eastAsia="zh-TW"/>
              </w:rPr>
              <w:t>各位學生、初創企業、社區團體</w:t>
            </w:r>
            <w:r w:rsidRPr="486374AE">
              <w:rPr>
                <w:lang w:eastAsia="zh-TW"/>
              </w:rPr>
              <w:t xml:space="preserve"> surrounding geofun</w:t>
            </w:r>
          </w:p>
          <w:p w14:paraId="077F52C0" w14:textId="0F66E3E9" w:rsidR="00647E89" w:rsidRDefault="002F7CBA" w:rsidP="486374AE">
            <w:r w:rsidRPr="002F7CBA">
              <w:rPr>
                <w:noProof/>
              </w:rPr>
              <w:drawing>
                <wp:inline distT="0" distB="0" distL="0" distR="0" wp14:anchorId="7942224E" wp14:editId="3C4ACA9B">
                  <wp:extent cx="2520000" cy="1507253"/>
                  <wp:effectExtent l="0" t="0" r="0" b="0"/>
                  <wp:docPr id="5" name="圖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15072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954829" w14:textId="77777777" w:rsidR="00647E89" w:rsidRDefault="00647E89" w:rsidP="00D56F1F">
            <w:pPr>
              <w:rPr>
                <w:lang w:eastAsia="zh-TW"/>
              </w:rPr>
            </w:pPr>
            <w:r>
              <w:rPr>
                <w:lang w:eastAsia="zh-TW"/>
              </w:rPr>
              <w:t>Social media QR code</w:t>
            </w:r>
          </w:p>
          <w:p w14:paraId="38F3F047" w14:textId="6206BF7A" w:rsidR="007D2B47" w:rsidRDefault="00647E89" w:rsidP="00D56F1F">
            <w:pPr>
              <w:rPr>
                <w:lang w:eastAsia="zh-TW"/>
              </w:rPr>
            </w:pPr>
            <w:r>
              <w:rPr>
                <w:lang w:eastAsia="zh-TW"/>
              </w:rPr>
              <w:t>Geospatial lab website QR code</w:t>
            </w:r>
          </w:p>
        </w:tc>
      </w:tr>
    </w:tbl>
    <w:p w14:paraId="5A3FFC8B" w14:textId="06C5F630" w:rsidR="00387379" w:rsidRDefault="00387379" w:rsidP="00CC39C8">
      <w:pPr>
        <w:rPr>
          <w:lang w:eastAsia="zh-TW"/>
        </w:rPr>
      </w:pPr>
    </w:p>
    <w:sectPr w:rsidR="00387379" w:rsidSect="00B94F69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35AA41" w14:textId="77777777" w:rsidR="000D4063" w:rsidRDefault="000D4063" w:rsidP="00744D49">
      <w:pPr>
        <w:spacing w:after="0" w:line="240" w:lineRule="auto"/>
      </w:pPr>
      <w:r>
        <w:separator/>
      </w:r>
    </w:p>
  </w:endnote>
  <w:endnote w:type="continuationSeparator" w:id="0">
    <w:p w14:paraId="3F224BA8" w14:textId="77777777" w:rsidR="000D4063" w:rsidRDefault="000D4063" w:rsidP="00744D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ystem-ui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970287" w14:textId="77777777" w:rsidR="000D4063" w:rsidRDefault="000D4063" w:rsidP="00744D49">
      <w:pPr>
        <w:spacing w:after="0" w:line="240" w:lineRule="auto"/>
      </w:pPr>
      <w:r>
        <w:separator/>
      </w:r>
    </w:p>
  </w:footnote>
  <w:footnote w:type="continuationSeparator" w:id="0">
    <w:p w14:paraId="318ECD47" w14:textId="77777777" w:rsidR="000D4063" w:rsidRDefault="000D4063" w:rsidP="00744D4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4B4A01"/>
    <w:multiLevelType w:val="hybridMultilevel"/>
    <w:tmpl w:val="A1D623CC"/>
    <w:lvl w:ilvl="0" w:tplc="9ECC692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C090019" w:tentative="1">
      <w:start w:val="1"/>
      <w:numFmt w:val="lowerLetter"/>
      <w:lvlText w:val="%2."/>
      <w:lvlJc w:val="left"/>
      <w:pPr>
        <w:ind w:left="1440" w:hanging="360"/>
      </w:pPr>
    </w:lvl>
    <w:lvl w:ilvl="2" w:tplc="3C09001B" w:tentative="1">
      <w:start w:val="1"/>
      <w:numFmt w:val="lowerRoman"/>
      <w:lvlText w:val="%3."/>
      <w:lvlJc w:val="right"/>
      <w:pPr>
        <w:ind w:left="2160" w:hanging="180"/>
      </w:pPr>
    </w:lvl>
    <w:lvl w:ilvl="3" w:tplc="3C09000F" w:tentative="1">
      <w:start w:val="1"/>
      <w:numFmt w:val="decimal"/>
      <w:lvlText w:val="%4."/>
      <w:lvlJc w:val="left"/>
      <w:pPr>
        <w:ind w:left="2880" w:hanging="360"/>
      </w:pPr>
    </w:lvl>
    <w:lvl w:ilvl="4" w:tplc="3C090019" w:tentative="1">
      <w:start w:val="1"/>
      <w:numFmt w:val="lowerLetter"/>
      <w:lvlText w:val="%5."/>
      <w:lvlJc w:val="left"/>
      <w:pPr>
        <w:ind w:left="3600" w:hanging="360"/>
      </w:pPr>
    </w:lvl>
    <w:lvl w:ilvl="5" w:tplc="3C09001B" w:tentative="1">
      <w:start w:val="1"/>
      <w:numFmt w:val="lowerRoman"/>
      <w:lvlText w:val="%6."/>
      <w:lvlJc w:val="right"/>
      <w:pPr>
        <w:ind w:left="4320" w:hanging="180"/>
      </w:pPr>
    </w:lvl>
    <w:lvl w:ilvl="6" w:tplc="3C09000F" w:tentative="1">
      <w:start w:val="1"/>
      <w:numFmt w:val="decimal"/>
      <w:lvlText w:val="%7."/>
      <w:lvlJc w:val="left"/>
      <w:pPr>
        <w:ind w:left="5040" w:hanging="360"/>
      </w:pPr>
    </w:lvl>
    <w:lvl w:ilvl="7" w:tplc="3C090019" w:tentative="1">
      <w:start w:val="1"/>
      <w:numFmt w:val="lowerLetter"/>
      <w:lvlText w:val="%8."/>
      <w:lvlJc w:val="left"/>
      <w:pPr>
        <w:ind w:left="5760" w:hanging="360"/>
      </w:pPr>
    </w:lvl>
    <w:lvl w:ilvl="8" w:tplc="3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5808525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SDO">
    <w15:presenceInfo w15:providerId="None" w15:userId="SDO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trackRevision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3CB"/>
    <w:rsid w:val="0001573F"/>
    <w:rsid w:val="0003663C"/>
    <w:rsid w:val="000D4063"/>
    <w:rsid w:val="001C3B6A"/>
    <w:rsid w:val="001F1128"/>
    <w:rsid w:val="001F5BD1"/>
    <w:rsid w:val="002012EB"/>
    <w:rsid w:val="00221863"/>
    <w:rsid w:val="00226A5D"/>
    <w:rsid w:val="002371FA"/>
    <w:rsid w:val="002B5428"/>
    <w:rsid w:val="002F7CBA"/>
    <w:rsid w:val="00306418"/>
    <w:rsid w:val="0035299C"/>
    <w:rsid w:val="003865F9"/>
    <w:rsid w:val="00387379"/>
    <w:rsid w:val="0039483D"/>
    <w:rsid w:val="003B457B"/>
    <w:rsid w:val="003C53CE"/>
    <w:rsid w:val="00400EAD"/>
    <w:rsid w:val="0044578A"/>
    <w:rsid w:val="004A1492"/>
    <w:rsid w:val="004A1C76"/>
    <w:rsid w:val="004D7B64"/>
    <w:rsid w:val="005B3763"/>
    <w:rsid w:val="006000A5"/>
    <w:rsid w:val="00613408"/>
    <w:rsid w:val="00640F0D"/>
    <w:rsid w:val="00641906"/>
    <w:rsid w:val="00647E89"/>
    <w:rsid w:val="00660E6C"/>
    <w:rsid w:val="006D100D"/>
    <w:rsid w:val="0073676B"/>
    <w:rsid w:val="00744D49"/>
    <w:rsid w:val="007B7C93"/>
    <w:rsid w:val="007D2B47"/>
    <w:rsid w:val="008F68E9"/>
    <w:rsid w:val="009B15DF"/>
    <w:rsid w:val="009E6EC2"/>
    <w:rsid w:val="00A43B3C"/>
    <w:rsid w:val="00A56DFC"/>
    <w:rsid w:val="00A82934"/>
    <w:rsid w:val="00AF62B9"/>
    <w:rsid w:val="00B328A1"/>
    <w:rsid w:val="00B46BB1"/>
    <w:rsid w:val="00B94F69"/>
    <w:rsid w:val="00C713CB"/>
    <w:rsid w:val="00CC39C8"/>
    <w:rsid w:val="00CF0A05"/>
    <w:rsid w:val="00D11A36"/>
    <w:rsid w:val="00D42C83"/>
    <w:rsid w:val="00D43A38"/>
    <w:rsid w:val="00D56F1F"/>
    <w:rsid w:val="00D72079"/>
    <w:rsid w:val="00D82D59"/>
    <w:rsid w:val="00DB4D32"/>
    <w:rsid w:val="00DE1BBD"/>
    <w:rsid w:val="00E7536E"/>
    <w:rsid w:val="00E969D7"/>
    <w:rsid w:val="00F63147"/>
    <w:rsid w:val="00F6524D"/>
    <w:rsid w:val="00F762CF"/>
    <w:rsid w:val="00FB066C"/>
    <w:rsid w:val="00FE30A1"/>
    <w:rsid w:val="08725565"/>
    <w:rsid w:val="0A4B2F88"/>
    <w:rsid w:val="0BF2CD97"/>
    <w:rsid w:val="14ABCAB0"/>
    <w:rsid w:val="150FF778"/>
    <w:rsid w:val="173D3192"/>
    <w:rsid w:val="1A950886"/>
    <w:rsid w:val="1AFA1531"/>
    <w:rsid w:val="1BCEE810"/>
    <w:rsid w:val="1CEEE231"/>
    <w:rsid w:val="1FFC8876"/>
    <w:rsid w:val="2176A543"/>
    <w:rsid w:val="21DFC1B1"/>
    <w:rsid w:val="24C3EF13"/>
    <w:rsid w:val="2A0EF2A9"/>
    <w:rsid w:val="2AC756DC"/>
    <w:rsid w:val="2BB9E37B"/>
    <w:rsid w:val="33984E80"/>
    <w:rsid w:val="3669BC47"/>
    <w:rsid w:val="3687D766"/>
    <w:rsid w:val="3A304772"/>
    <w:rsid w:val="3A62F4B4"/>
    <w:rsid w:val="3CD2CEFA"/>
    <w:rsid w:val="445D5635"/>
    <w:rsid w:val="486374AE"/>
    <w:rsid w:val="4863775C"/>
    <w:rsid w:val="4AF4E3E6"/>
    <w:rsid w:val="4D3D4433"/>
    <w:rsid w:val="4EF77F6C"/>
    <w:rsid w:val="523083FD"/>
    <w:rsid w:val="56B18A69"/>
    <w:rsid w:val="56D07E29"/>
    <w:rsid w:val="59554B32"/>
    <w:rsid w:val="5BF294E7"/>
    <w:rsid w:val="5C9EA87B"/>
    <w:rsid w:val="5D256740"/>
    <w:rsid w:val="5D5FF97B"/>
    <w:rsid w:val="5DAC696F"/>
    <w:rsid w:val="5DEF7B94"/>
    <w:rsid w:val="64A8E384"/>
    <w:rsid w:val="65307C77"/>
    <w:rsid w:val="656578BE"/>
    <w:rsid w:val="6612D909"/>
    <w:rsid w:val="679E6C3F"/>
    <w:rsid w:val="69C899A9"/>
    <w:rsid w:val="6A2DFA69"/>
    <w:rsid w:val="78469548"/>
    <w:rsid w:val="7862B896"/>
    <w:rsid w:val="7FE4A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F6BA6B"/>
  <w15:chartTrackingRefBased/>
  <w15:docId w15:val="{9CEB4FC8-FAAF-4BCE-BF36-4ADB78A5AA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Theme="minorEastAsia" w:hAnsi="Calibri" w:cs="Calibri"/>
        <w:kern w:val="2"/>
        <w:sz w:val="24"/>
        <w:szCs w:val="24"/>
        <w:lang w:val="en-HK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F62B9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C39C8"/>
    <w:pPr>
      <w:outlineLvl w:val="0"/>
    </w:pPr>
    <w:rPr>
      <w:b/>
      <w:bCs/>
      <w:u w:val="single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13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13C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13C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13C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13C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13C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13C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13C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CC39C8"/>
    <w:rPr>
      <w:b/>
      <w:bCs/>
      <w:u w:val="single"/>
    </w:rPr>
  </w:style>
  <w:style w:type="character" w:customStyle="1" w:styleId="20">
    <w:name w:val="標題 2 字元"/>
    <w:basedOn w:val="a0"/>
    <w:link w:val="2"/>
    <w:uiPriority w:val="9"/>
    <w:semiHidden/>
    <w:rsid w:val="00C713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標題 3 字元"/>
    <w:basedOn w:val="a0"/>
    <w:link w:val="3"/>
    <w:uiPriority w:val="9"/>
    <w:semiHidden/>
    <w:rsid w:val="00C713C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40">
    <w:name w:val="標題 4 字元"/>
    <w:basedOn w:val="a0"/>
    <w:link w:val="4"/>
    <w:uiPriority w:val="9"/>
    <w:semiHidden/>
    <w:rsid w:val="00C713C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標題 5 字元"/>
    <w:basedOn w:val="a0"/>
    <w:link w:val="5"/>
    <w:uiPriority w:val="9"/>
    <w:semiHidden/>
    <w:rsid w:val="00C713C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C713C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C713C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C713C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C713CB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713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C713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713C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C713C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713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C713C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713C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713C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713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C713C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713CB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A43B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0"/>
    <w:uiPriority w:val="99"/>
    <w:unhideWhenUsed/>
    <w:rsid w:val="00A43B3C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A43B3C"/>
    <w:rPr>
      <w:color w:val="605E5C"/>
      <w:shd w:val="clear" w:color="auto" w:fill="E1DFDD"/>
    </w:rPr>
  </w:style>
  <w:style w:type="paragraph" w:styleId="af1">
    <w:name w:val="header"/>
    <w:basedOn w:val="a"/>
    <w:link w:val="af2"/>
    <w:uiPriority w:val="99"/>
    <w:unhideWhenUsed/>
    <w:rsid w:val="00744D4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2">
    <w:name w:val="頁首 字元"/>
    <w:basedOn w:val="a0"/>
    <w:link w:val="af1"/>
    <w:uiPriority w:val="99"/>
    <w:rsid w:val="00744D49"/>
  </w:style>
  <w:style w:type="paragraph" w:styleId="af3">
    <w:name w:val="footer"/>
    <w:basedOn w:val="a"/>
    <w:link w:val="af4"/>
    <w:uiPriority w:val="99"/>
    <w:unhideWhenUsed/>
    <w:rsid w:val="00744D4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4">
    <w:name w:val="頁尾 字元"/>
    <w:basedOn w:val="a0"/>
    <w:link w:val="af3"/>
    <w:uiPriority w:val="99"/>
    <w:rsid w:val="00744D49"/>
  </w:style>
  <w:style w:type="paragraph" w:styleId="af5">
    <w:name w:val="Revision"/>
    <w:hidden/>
    <w:uiPriority w:val="99"/>
    <w:semiHidden/>
    <w:rsid w:val="00226A5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729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54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microsoft.com/office/2011/relationships/people" Target="peop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2</Pages>
  <Words>241</Words>
  <Characters>1375</Characters>
  <Application>Microsoft Office Word</Application>
  <DocSecurity>0</DocSecurity>
  <Lines>11</Lines>
  <Paragraphs>3</Paragraphs>
  <ScaleCrop>false</ScaleCrop>
  <Company/>
  <LinksUpToDate>false</LinksUpToDate>
  <CharactersWithSpaces>1613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Janet HC CHIU</dc:creator>
  <cp:keywords/>
  <dc:description/>
  <cp:lastModifiedBy>SDO</cp:lastModifiedBy>
  <cp:revision>3</cp:revision>
  <dcterms:created xsi:type="dcterms:W3CDTF">2026-07-24T01:55:00Z</dcterms:created>
  <dcterms:modified xsi:type="dcterms:W3CDTF">2026-07-24T02:55:00Z</dcterms:modified>
</cp:coreProperties>
</file>